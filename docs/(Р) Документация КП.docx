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0" w:lineRule="auto"/>
        <w:jc w:val="center"/>
        <w:rPr>
          <w:rFonts w:ascii="Arial" w:cs="Arial" w:eastAsia="Arial" w:hAnsi="Arial"/>
          <w:b w:val="1"/>
          <w:bCs w:val="1"/>
          <w:color w:val="1d1d1f"/>
          <w:sz w:val="46"/>
          <w:szCs w:val="46"/>
        </w:rPr>
      </w:pPr>
      <w:bookmarkStart w:colFirst="0" w:colLast="0" w:name="_heading=h.f5936tl72yi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46"/>
          <w:szCs w:val="46"/>
          <w:rtl w:val="0"/>
        </w:rPr>
        <w:t xml:space="preserve">📊 КОНСТРУКТОР ПРОЕКТОВ (КП) — ФИНАЛЬНАЯ ДОКУМЕНТАЦИЯ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jp9l7nuvx8r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Версия 1.2 (Система «Орбита»)</w:t>
      </w:r>
    </w:p>
    <w:p w:rsidR="00000000" w:rsidDel="00000000" w:rsidP="00000000" w:rsidRDefault="00000000" w:rsidRPr="00000000" w14:paraId="00000003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lngnsia6vqu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5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Конструктор Проектов (КП) — модуль ввода внешних данных от Заказчика, декомпозиции работ, привязки операций к изделиям-конструкциям, и формирования технической модели проекта.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305"/>
        <w:tblGridChange w:id="0">
          <w:tblGrid>
            <w:gridCol w:w="2900"/>
            <w:gridCol w:w="63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Внешние данные от Заказчика (виды работ, объёмы, цены, дата старта, название проекта)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Конструкции, Изделия, Операции, Объёмы, Последовательность, Нормативы, Физ. ограничения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КД (расчёт сметы и численности), КК (ключевые операции), Склад (инструмент и материалы)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Независимость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НЕ получает данные из КЭ (два параллельных, независимых источника данных)</w:t>
            </w:r>
          </w:p>
        </w:tc>
      </w:tr>
    </w:tbl>
    <w:p w:rsidR="00000000" w:rsidDel="00000000" w:rsidP="00000000" w:rsidRDefault="00000000" w:rsidRPr="00000000" w14:paraId="00000010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6jjploicuzg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2. АРХИТЕКТУРА ПОТОКА ДАННЫХ</w:t>
      </w:r>
    </w:p>
    <w:p w:rsidR="00000000" w:rsidDel="00000000" w:rsidP="00000000" w:rsidRDefault="00000000" w:rsidRPr="00000000" w14:paraId="00000012">
      <w:pPr>
        <w:pStyle w:val="Subtitle"/>
        <w:shd w:fill="ffffff" w:val="clear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           КОНСТРУКТОР ПРОЕКТОВ — ПОТОК ДАННЫХ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ВНЕШНИЕ ДАННЫЕ (от Заказчика):                   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│ • Виды работ                                                               │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│ • Объёмы                                                                   │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│ • Цены (со слов заказчика)                                                 │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• Дата старта                                                              │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│ • Название проекта, Заказчик                                               │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            ▼ (вводятся ТОЛЬКО через КП)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КП (Конструктор Проектов):                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│ • Декомпозиция работ                                                       │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│ • Изделия/Конструкции                                                      │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• Привязка операций из Справочника (10-50 на изделие)                      │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• Дополнительные операции (не из справочника)                              │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• Последовательность операций                                              │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│ • Маркировка физ. ограничений (Вес, Площадь, Высота)                       │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• Проверка видеоинструкций в Справочнике                                   │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│ • Валидация 100% «спланировано»                                            │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            ▼ (передаёт: объёмы, операции, последовательность,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                 маркировки ограничений, видео)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КД (Конструктор Договоров):   КЭ (Конструктор Экономики):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┌─────────────────────────┐   ┌─────────────────────────────────────────────┐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│ • Получает данные из КП │   │ • Фиксирует якоря Э1–Э12 (до 1-го проекта)  │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• Получает данные из КЭ │   │ • Коэффициенты, ставки, правила             │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│ • Рассчитывает:         │   │ • НЕ взаимодействует с КП                   │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 ─ Численность (с учётом│  │                                             │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│     физ. ограничений)   │   │                                             │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 ─ Смету (2 сценария)  │   │                                             │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  ─ ГПР (на весь проект)│   │                                             │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  └─────────────────────────────────────────────┘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│                        │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       └──────────┬─────────────┘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▼     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    СП (Стратегический Планировщик):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                   • Получает согласованный ГПР из КД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                     • После подписания договора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m74s8yhrjzta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3. ИНТЕРФЕЙС КП (ВВОД ДАННЫХ)</w:t>
      </w:r>
    </w:p>
    <w:p w:rsidR="00000000" w:rsidDel="00000000" w:rsidP="00000000" w:rsidRDefault="00000000" w:rsidRPr="00000000" w14:paraId="00000046">
      <w:pPr>
        <w:pStyle w:val="Subtitle"/>
        <w:spacing w:after="0"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КОНСТРУКТОР ПРОЕКТОВ — ВЕРХНЯЯ ПАНЕЛЬ                        │</w:t>
      </w:r>
    </w:p>
    <w:p w:rsidR="00000000" w:rsidDel="00000000" w:rsidP="00000000" w:rsidRDefault="00000000" w:rsidRPr="00000000" w14:paraId="00000049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🔍 Поиск проекта: [____________________]  Фильтр: [Все статусы ▼]              │</w:t>
      </w:r>
    </w:p>
    <w:p w:rsidR="00000000" w:rsidDel="00000000" w:rsidP="00000000" w:rsidRDefault="00000000" w:rsidRPr="00000000" w14:paraId="0000004B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4C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ПРОЕКТ (внешние данные от Заказчика):                                          │</w:t>
      </w:r>
    </w:p>
    <w:p w:rsidR="00000000" w:rsidDel="00000000" w:rsidP="00000000" w:rsidRDefault="00000000" w:rsidRPr="00000000" w14:paraId="0000004D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Название проекта: [Университетский комплекс]                               │  │</w:t>
      </w:r>
    </w:p>
    <w:p w:rsidR="00000000" w:rsidDel="00000000" w:rsidP="00000000" w:rsidRDefault="00000000" w:rsidRPr="00000000" w14:paraId="0000004F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Заказчик: [ООО "СтройИнвест"]                                              │  │</w:t>
      </w:r>
    </w:p>
    <w:p w:rsidR="00000000" w:rsidDel="00000000" w:rsidP="00000000" w:rsidRDefault="00000000" w:rsidRPr="00000000" w14:paraId="00000050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Адрес: [г. Москва, ул. Академика Королёва, д. 15]                          │  │Адрес объекта: Двухуровневая система адресации (Формируется автоматически).</w:t>
      </w:r>
    </w:p>
    <w:p w:rsidR="00000000" w:rsidDel="00000000" w:rsidP="00000000" w:rsidRDefault="00000000" w:rsidRPr="00000000" w14:paraId="00000051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• Уровень 1 (Объект): Выбор из списка проектов/зданий (например: «Универсальный спортивный комплекс ул. Академика Королёва, д. 15»).</w:t>
      </w:r>
    </w:p>
    <w:p w:rsidR="00000000" w:rsidDel="00000000" w:rsidP="00000000" w:rsidRDefault="00000000" w:rsidRPr="00000000" w14:paraId="00000052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1286402779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color w:val="000000"/>
              <w:sz w:val="21"/>
              <w:szCs w:val="21"/>
              <w:highlight w:val="white"/>
              <w:rtl w:val="0"/>
            </w:rPr>
            <w:t xml:space="preserve">• Уровень 2 (Место внутри): Образуется при декомпозиции вида работ на операции по каждой конструкции с учетом данных по захватке. (Например: «Захватка №1, Оси А-Б, Этаж 2, Конструкция К-5»).</w:t>
          </w:r>
        </w:sdtContent>
      </w:sdt>
    </w:p>
    <w:p w:rsidR="00000000" w:rsidDel="00000000" w:rsidP="00000000" w:rsidRDefault="00000000" w:rsidRPr="00000000" w14:paraId="00000053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• Ограничение: Ручной ввод адреса запрещён. Адрес формируется исключительно на основе декомпозиции конструкций и изделий в КП.</w:t>
      </w:r>
    </w:p>
    <w:p w:rsidR="00000000" w:rsidDel="00000000" w:rsidP="00000000" w:rsidRDefault="00000000" w:rsidRPr="00000000" w14:paraId="00000054">
      <w:pPr>
        <w:pStyle w:val="Subtitle"/>
        <w:spacing w:after="0" w:line="325.71428571428567" w:lineRule="auto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• Синхронизация: Это обеспечивает связку с Мобильным Приложением (Файл 1) и Стратегическим Планировщиком (Файл 6), где задачи привязываются к конкретным гео-точкам и захваткам для контроля геолокации и последовательности работ.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Дата старта: [01.03.2026]                                                  │  │</w:t>
      </w:r>
    </w:p>
    <w:p w:rsidR="00000000" w:rsidDel="00000000" w:rsidP="00000000" w:rsidRDefault="00000000" w:rsidRPr="00000000" w14:paraId="00000056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Цены по видам работ (со слов заказчика): [Загрузить из сметы]              │  │</w:t>
      </w:r>
    </w:p>
    <w:p w:rsidR="00000000" w:rsidDel="00000000" w:rsidP="00000000" w:rsidRDefault="00000000" w:rsidRPr="00000000" w14:paraId="00000057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58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9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СТАТУС ЗАПОЛНЕНИЯ КОНСТРУКЦИЙ:                                                 │</w:t>
      </w:r>
    </w:p>
    <w:p w:rsidR="00000000" w:rsidDel="00000000" w:rsidP="00000000" w:rsidRDefault="00000000" w:rsidRPr="00000000" w14:paraId="0000005A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5B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 ██████████████████████████████ 100% (239 из 239 конструкций)  │  │</w:t>
      </w:r>
    </w:p>
    <w:p w:rsidR="00000000" w:rsidDel="00000000" w:rsidP="00000000" w:rsidRDefault="00000000" w:rsidRPr="00000000" w14:paraId="0000005C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-12891976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 ✅ Все конструкции заполнены                                          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5E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F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⚠️ КП НЕ ПОЛУЧАЕТ ДАННЫЕ ИЗ КЭ:                                                │</w:t>
      </w:r>
    </w:p>
    <w:p w:rsidR="00000000" w:rsidDel="00000000" w:rsidP="00000000" w:rsidRDefault="00000000" w:rsidRPr="00000000" w14:paraId="00000060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Коэффициенты, ставки, якоря — вводятся независимо в КЭ                      │</w:t>
      </w:r>
    </w:p>
    <w:p w:rsidR="00000000" w:rsidDel="00000000" w:rsidP="00000000" w:rsidRDefault="00000000" w:rsidRPr="00000000" w14:paraId="00000061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КД объединяет данные из КП и КЭ на этапе сметы и ГПР                        │</w:t>
      </w:r>
    </w:p>
    <w:p w:rsidR="00000000" w:rsidDel="00000000" w:rsidP="00000000" w:rsidRDefault="00000000" w:rsidRPr="00000000" w14:paraId="00000062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63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-11281690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✅ КНОПКА «ПЕРЕДАТЬ В КД» — АКТИВНА (100% конструкций спланировано)          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heading=h.czll44vbvfui" w:id="5"/>
      <w:bookmarkEnd w:id="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pStyle w:val="Subtitle"/>
        <w:spacing w:after="0" w:line="325.71428571428567" w:lineRule="auto"/>
        <w:jc w:val="left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7ghtnhffrfy2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4. ДЕКОМПОЗИЦИЯ (ТОЛЬКО ЧЕРЕЗ КП)</w:t>
      </w:r>
    </w:p>
    <w:p w:rsidR="00000000" w:rsidDel="00000000" w:rsidP="00000000" w:rsidRDefault="00000000" w:rsidRPr="00000000" w14:paraId="00000068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9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КОНСТРУКТОР ПРОЕКТОВ — ДЕКОМПОЗИЦИЯ                          │</w:t>
      </w:r>
    </w:p>
    <w:p w:rsidR="00000000" w:rsidDel="00000000" w:rsidP="00000000" w:rsidRDefault="00000000" w:rsidRPr="00000000" w14:paraId="0000006A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B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Изделия/Конструкции:                                                           │</w:t>
      </w:r>
    </w:p>
    <w:p w:rsidR="00000000" w:rsidDel="00000000" w:rsidP="00000000" w:rsidRDefault="00000000" w:rsidRPr="00000000" w14:paraId="0000006C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6D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000000"/>
          <w:sz w:val="21"/>
          <w:szCs w:val="21"/>
          <w:highlight w:val="white"/>
          <w:rtl w:val="0"/>
        </w:rPr>
        <w:t xml:space="preserve">│  │ №  │ Наименование          │ Ед.  │ Кол-во │ Операции │ Статус          │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├────┼───────────────────────┼──────┼──────────────────┼──│</w:t>
      </w:r>
    </w:p>
    <w:p w:rsidR="00000000" w:rsidDel="00000000" w:rsidP="00000000" w:rsidRDefault="00000000" w:rsidRPr="00000000" w14:paraId="0000006F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-13050320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1  │ Остекление проёма А-3 │ м²   │ 901,19 │ 45       │ ✅ Заполнено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2866017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2  │ Монтаж заполнений     │ м²   │ 901,19 │ 38       │ ✅ Заполнено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72350457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3  │ Отделка откосов       │ м²   │ 450,00 │ 22       │ ✅ Заполнено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73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74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ОПЕРАЦИИ (данные для передачи в КД):                                           │</w:t>
      </w:r>
    </w:p>
    <w:p w:rsidR="00000000" w:rsidDel="00000000" w:rsidP="00000000" w:rsidRDefault="00000000" w:rsidRPr="00000000" w14:paraId="00000075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76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000000"/>
          <w:sz w:val="21"/>
          <w:szCs w:val="21"/>
          <w:highlight w:val="white"/>
          <w:rtl w:val="0"/>
        </w:rPr>
        <w:t xml:space="preserve">│  │ №  │ Операция       │ Ед.  │ Кол-во │ Норматив │ Видео │ Физ. огранич.  │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├────┼────────────────┼──────┼────────┼──────────┼───────┼─</w:t>
      </w:r>
    </w:p>
    <w:p w:rsidR="00000000" w:rsidDel="00000000" w:rsidP="00000000" w:rsidRDefault="00000000" w:rsidRPr="00000000" w14:paraId="00000078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1  │ Подъём изделия │ шт   │ 1      │ 25 233   │ ✅ Да │ ⚠️ 80кг (&gt;40кг)│  │</w:t>
      </w:r>
    </w:p>
    <w:p w:rsidR="00000000" w:rsidDel="00000000" w:rsidP="00000000" w:rsidRDefault="00000000" w:rsidRPr="00000000" w14:paraId="00000079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2  │ Монтаж в проём │ м²   │ 5.0    │ 54 071   │ ✅ Да │ ⚠️ 5,0м² (&gt;2,5)│  │</w:t>
      </w:r>
    </w:p>
    <w:p w:rsidR="00000000" w:rsidDel="00000000" w:rsidP="00000000" w:rsidRDefault="00000000" w:rsidRPr="00000000" w14:paraId="0000007A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-194192848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3  │ Герметизация   │ м.п. │ 12     │ 4 257    │ ❌ Нет│ ✅ Норма   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sdt>
        <w:sdtPr>
          <w:id w:val="-134358084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highlight w:val="white"/>
              <w:rtl w:val="0"/>
            </w:rPr>
            <w:t xml:space="preserve">│  │ 4  │ Установка откос│ м²   │ 3.0    │ 10 814   │ ❌ Нет│ ✅ Норма       │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7D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7E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⚠️ ЭТИ ДАННЫЕ ИСПОЛЬЗУЮТСЯ В КД ДЛЯ РАСЧЁТА:                                   │</w:t>
      </w:r>
    </w:p>
    <w:p w:rsidR="00000000" w:rsidDel="00000000" w:rsidP="00000000" w:rsidRDefault="00000000" w:rsidRPr="00000000" w14:paraId="0000007F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Операция 1: 80кг / 40кг = 2 человека (вместо 1)                              │</w:t>
      </w:r>
    </w:p>
    <w:p w:rsidR="00000000" w:rsidDel="00000000" w:rsidP="00000000" w:rsidRDefault="00000000" w:rsidRPr="00000000" w14:paraId="00000080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Операция 2: 5,0м² / 2,5м² = 2 человека (вместо 1)                            │</w:t>
      </w:r>
    </w:p>
    <w:p w:rsidR="00000000" w:rsidDel="00000000" w:rsidP="00000000" w:rsidRDefault="00000000" w:rsidRPr="00000000" w14:paraId="00000081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Численность увеличивается пропорционально превышению лимита                  │</w:t>
      </w:r>
    </w:p>
    <w:p w:rsidR="00000000" w:rsidDel="00000000" w:rsidP="00000000" w:rsidRDefault="00000000" w:rsidRPr="00000000" w14:paraId="00000082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83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Дополнительные операции (не из справочника): [Добавить]                        │</w:t>
      </w:r>
    </w:p>
    <w:p w:rsidR="00000000" w:rsidDel="00000000" w:rsidP="00000000" w:rsidRDefault="00000000" w:rsidRPr="00000000" w14:paraId="00000084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Последовательность операций: [Настроить]                                       │</w:t>
      </w:r>
    </w:p>
    <w:p w:rsidR="00000000" w:rsidDel="00000000" w:rsidP="00000000" w:rsidRDefault="00000000" w:rsidRPr="00000000" w14:paraId="00000085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heading=h.nhddl34e71ti" w:id="7"/>
      <w:bookmarkEnd w:id="7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6">
      <w:pPr>
        <w:pStyle w:val="Subtitle"/>
        <w:shd w:fill="ffffff" w:val="clear"/>
        <w:jc w:val="left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z9s7gzfgvq31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5. КОРРЕКТИРОВКИ КП (6 ИЗ 16)</w:t>
      </w:r>
    </w:p>
    <w:tbl>
      <w:tblPr>
        <w:tblStyle w:val="Table2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95657447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Блокировка передачи в КД при &lt;100%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 (Вес, Площадь, Высота)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5477006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08797182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КП маркирует → КД рассчитывает численность с коэф.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Операции, Нормативы, Объёмы (100% или временно)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68004347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Допускается временно с маркером + буфер в КД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Буфер обучения 1,3/1,15 (проверка видео)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20495624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наличие видеоинструкции в Справочнике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 ГПР: 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15588514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формирует операции на весь проект (не 30 дней)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Фиксация модели: 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72054684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 блокируется на обновление</w:t>
            </w:r>
          </w:p>
        </w:tc>
      </w:tr>
    </w:tbl>
    <w:p w:rsidR="00000000" w:rsidDel="00000000" w:rsidP="00000000" w:rsidRDefault="00000000" w:rsidRPr="00000000" w14:paraId="000000A4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dpm3dr451u7s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6. ВАЛИДАЦИЯ (АВТОМАТИЧЕСКАЯ)</w:t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15"/>
        <w:gridCol w:w="3290"/>
        <w:tblGridChange w:id="0">
          <w:tblGrid>
            <w:gridCol w:w="2900"/>
            <w:gridCol w:w="3215"/>
            <w:gridCol w:w="32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Проверка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конструкции заполнены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сверяет с техническим заданием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Вес &gt;40кг, Площадь &gt;2,5м², Высота &gt;2м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Автоматическая маркировка из Справочника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10-50 операций на изделие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количество привязок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Нормативы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нормативы времени заполнены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сверяет со Справочником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Объёмы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объёмы заполнены (не 0, не пусто)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поля «Кол-во», «Ед.изм.»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операции упорядочены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порядок выполнения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Колонка «Инструкция (ссылка)» заполнена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 маркеры в КД и СП:</w:t>
            </w:r>
          </w:p>
          <w:p w:rsidR="00000000" w:rsidDel="00000000" w:rsidP="00000000" w:rsidRDefault="00000000" w:rsidRPr="00000000" w14:paraId="000000B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— Видеоинструкция (Маркер наличия): КП фиксирует наличие или отсутствие ссылки на видеоинструкцию в Справочнике операций для данной операции.</w:t>
            </w:r>
          </w:p>
          <w:p w:rsidR="00000000" w:rsidDel="00000000" w:rsidP="00000000" w:rsidRDefault="00000000" w:rsidRPr="00000000" w14:paraId="000000B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— Логика применения коэффициента (Реализуется в СП/ТП):</w:t>
            </w:r>
          </w:p>
          <w:p w:rsidR="00000000" w:rsidDel="00000000" w:rsidP="00000000" w:rsidRDefault="00000000" w:rsidRPr="00000000" w14:paraId="000000C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• Маркер «Ссылка есть»: Создаёт 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потенциальную возможность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 применения коэффициента 1,15. Фактическое применение зависит от флагов исполнителя в СП (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Video_Watched = TRUE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Test_Passed = TRUE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C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• Маркер «Ссылка пусто»: Автоматически устанавливает коэффициент 1,30 независимо от подготовки исполнителя.</w:t>
            </w:r>
          </w:p>
          <w:p w:rsidR="00000000" w:rsidDel="00000000" w:rsidP="00000000" w:rsidRDefault="00000000" w:rsidRPr="00000000" w14:paraId="000000C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• Важно: КП не рассчитывает и не применяет коэффициенты обучения. КП только предоставляет инфраструктуру (ссылку) для снижения норматива.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не ограничивает 30 днями</w:t>
            </w:r>
          </w:p>
        </w:tc>
      </w:tr>
    </w:tbl>
    <w:p w:rsidR="00000000" w:rsidDel="00000000" w:rsidP="00000000" w:rsidRDefault="00000000" w:rsidRPr="00000000" w14:paraId="000000C6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ohfrf9r5v03f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7. ИНТЕГРАЦИЯ С МОДУЛЯМИ</w:t>
      </w:r>
    </w:p>
    <w:tbl>
      <w:tblPr>
        <w:tblStyle w:val="Table4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58690354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КП → КД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Объёмы, Операции, Последовательность, Конструкции, Физ. ограничения,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5326735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КП → КК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37388074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Ключевые операции (требуют СОМ≥3)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24669871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КП → Склад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Инструмент и материалы (по операциям)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46434164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Справочник → КП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Операции, Нормативы, Лимиты, 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Subtitle"/>
              <w:spacing w:after="0" w:lineRule="auto"/>
              <w:jc w:val="cente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загрузке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Операции_2026 (2).xlsx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99511098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КП → ТП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План операций для мониторинга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68840071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После запуска проекта (через КД→СП)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qjqi2cr070nr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8. ОГРАНИЧЕНИЯ КП</w:t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40"/>
        <w:gridCol w:w="3245"/>
        <w:tblGridChange w:id="0">
          <w:tblGrid>
            <w:gridCol w:w="3020"/>
            <w:gridCol w:w="3140"/>
            <w:gridCol w:w="3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Обязательно (не 95%)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Блокировка передачи в КД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Вес &gt;40кг, Площадь &gt;2,5м², Высота &gt;2м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Из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Операции_2026 (2).xlsx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, КД рассчитывает численность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Вся продолжительность проекта (не 30 дней!)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планирует все операции проекта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 на изделие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10-50 операций (из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Архитектурное ограничение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Доп.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Только через КП (не 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Ручное добавление с логированием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Только через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Ручная настройка порядка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Блокировка на 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Корр. №16 (фиксация модели)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Независимость от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КП НЕ получает данные из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Два параллельных источника данных</w:t>
            </w:r>
          </w:p>
        </w:tc>
      </w:tr>
    </w:tbl>
    <w:p w:rsidR="00000000" w:rsidDel="00000000" w:rsidP="00000000" w:rsidRDefault="00000000" w:rsidRPr="00000000" w14:paraId="000000FD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gl7io5k73zvf" w:id="12"/>
      <w:bookmarkEnd w:id="12"/>
      <w:sdt>
        <w:sdtPr>
          <w:id w:val="-132536777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d1d1f"/>
              <w:sz w:val="34"/>
              <w:szCs w:val="34"/>
              <w:rtl w:val="0"/>
            </w:rPr>
            <w:t xml:space="preserve">9. РАЗДЕЛЕНИЕ ОТВЕТСТВЕННОСТИ (КП ↔ КД ↔ КЭ)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50431563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Внешние от Заказчика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79153138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82819116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Якоря Э1–Э12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Декомпозиция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97441634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Только через КП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35987533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35928041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 из Справочника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67564617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Привязка (10-50 на изделие)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77776207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10651250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Доп.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38378609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Только через КП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211537309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53604054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57476570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Только через КП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22604392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20222889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Маркировка физ.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10385035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Да (из Справочника)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30359332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93601470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Расчёт численности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44651745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94939523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Да (с учётом ограничений)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200627088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Ставки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75993142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70676994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Да (из КЭ)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09576094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Установка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Коэффициенты (1,15/1,3, 1,8)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79039855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12865527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Применение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29776489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Установка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Смета (2 сценария)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43066248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71179684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Формирование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0621429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Якоря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205669580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Операции на весь проект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57916374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✅ ГПР на весь проект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8653732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❌ 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bookmarkStart w:colFirst="0" w:colLast="0" w:name="_heading=h.3j5gkwsuqt4g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Subtitle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Описание пути пользователя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Заказчик приносит смету, где описаны работы (наименования работ, названия возводимых объектов и т.п.), также присылает ссылку на хранилище с документацией п</w:t>
      </w:r>
      <w:r w:rsidDel="00000000" w:rsidR="00000000" w:rsidRPr="00000000">
        <w:rPr>
          <w:sz w:val="20"/>
          <w:szCs w:val="20"/>
          <w:rtl w:val="0"/>
        </w:rPr>
        <w:t xml:space="preserve">о проекту: чертежи, описания, последовательности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создаёт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заводит смету «как есть», указывая количество и стоимость позиций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Виды работ, у которых одинаковое направление должны группировать в формате Направление 1/Вид работ 1.1, Вид работ 1.5, Вид работ 1.6; Направление 2/Вид работ 2.1, Вид работ 2.2; Направление 3/Вид работ 3.4;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055"/>
        <w:gridCol w:w="750"/>
        <w:gridCol w:w="930"/>
        <w:gridCol w:w="1845"/>
        <w:gridCol w:w="1785"/>
        <w:gridCol w:w="1965"/>
        <w:tblGridChange w:id="0">
          <w:tblGrid>
            <w:gridCol w:w="600"/>
            <w:gridCol w:w="2055"/>
            <w:gridCol w:w="750"/>
            <w:gridCol w:w="930"/>
            <w:gridCol w:w="1845"/>
            <w:gridCol w:w="1785"/>
            <w:gridCol w:w="1965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 за ед.,</w:t>
            </w:r>
          </w:p>
          <w:p w:rsidR="00000000" w:rsidDel="00000000" w:rsidP="00000000" w:rsidRDefault="00000000" w:rsidRPr="00000000" w14:paraId="0000013B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рублях,</w:t>
            </w:r>
          </w:p>
          <w:p w:rsidR="00000000" w:rsidDel="00000000" w:rsidP="00000000" w:rsidRDefault="00000000" w:rsidRPr="00000000" w14:paraId="0000013C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в т.ч. НДС 20%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Сумма,</w:t>
            </w:r>
          </w:p>
          <w:p w:rsidR="00000000" w:rsidDel="00000000" w:rsidP="00000000" w:rsidRDefault="00000000" w:rsidRPr="00000000" w14:paraId="0000013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рублях, в т.ч. НДС 20%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Виды работ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каркасов, примыканий. Укрытие защитной пленкой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3334403,00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Алюминиевых витражей/Перегородки из фасадного алюминия (противопожарные Е45), </w:t>
              <w:br w:type="textWrapping"/>
              <w:t xml:space="preserve">Монтаж примыканий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заполнений (стеклопакеты, двери) прижимных и декоративных планок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2216927,40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Алюминиевых витражей/Перегородки из фасадного алюминия (противопожарные Е45)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Обдирание пленки со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2216927,40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Доводчики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52 500,00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Координаторы открывания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 с НДС-20%: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5628830,40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НДС-20%: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938138,403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Инженер ПТО вводит конструкци</w:t>
      </w:r>
      <w:r w:rsidDel="00000000" w:rsidR="00000000" w:rsidRPr="00000000">
        <w:rPr>
          <w:sz w:val="20"/>
          <w:szCs w:val="20"/>
          <w:rtl w:val="0"/>
        </w:rPr>
        <w:t xml:space="preserve">и и изделия по ним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которые будут созданы при исполнении сметы, </w:t>
      </w:r>
      <w:r w:rsidDel="00000000" w:rsidR="00000000" w:rsidRPr="00000000">
        <w:rPr>
          <w:sz w:val="20"/>
          <w:szCs w:val="20"/>
          <w:rtl w:val="0"/>
        </w:rPr>
        <w:t xml:space="preserve">на основании доступных ему чертежей и других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вводе новой конструкции напротив неё сразу появляются все позиции сметы из предыдущего экрана, инженер ПТО может убрать ненужные позиции сметы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0875" cy="141973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8804" r="-88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19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прикладывает ссылки на файлы документации по каждой конструкции (если есть, при необходимости)</w:t>
      </w:r>
    </w:p>
    <w:p w:rsidR="00000000" w:rsidDel="00000000" w:rsidP="00000000" w:rsidRDefault="00000000" w:rsidRPr="00000000" w14:paraId="00000175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конструкций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“из документации”</w:t>
      </w:r>
      <w:r w:rsidDel="00000000" w:rsidR="00000000" w:rsidRPr="00000000">
        <w:rPr>
          <w:sz w:val="20"/>
          <w:szCs w:val="20"/>
          <w:rtl w:val="0"/>
        </w:rPr>
        <w:t xml:space="preserve"> указываются захватки (последовательность их выполнения), а также локации для работ: оси, этажи и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(или)</w:t>
      </w:r>
      <w:r w:rsidDel="00000000" w:rsidR="00000000" w:rsidRPr="00000000">
        <w:rPr>
          <w:sz w:val="20"/>
          <w:szCs w:val="20"/>
          <w:rtl w:val="0"/>
        </w:rPr>
        <w:t xml:space="preserve"> высотные отметки</w:t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Вводится список изделий (выбирается из списка доступных изделий исходя из вида работ, который привязан к выбранной сметы) по каждой позиции сметы,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“что есть на момент ввода”</w:t>
      </w:r>
      <w:r w:rsidDel="00000000" w:rsidR="00000000" w:rsidRPr="00000000">
        <w:rPr>
          <w:sz w:val="20"/>
          <w:szCs w:val="20"/>
          <w:rtl w:val="0"/>
        </w:rPr>
        <w:t xml:space="preserve">, из которых состоит конструкция</w:t>
      </w:r>
    </w:p>
    <w:p w:rsidR="00000000" w:rsidDel="00000000" w:rsidP="00000000" w:rsidRDefault="00000000" w:rsidRPr="00000000" w14:paraId="00000177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прикладывает ссылки на файлы документации по каждому изделию (если есть, при необходимости)</w:t>
      </w:r>
    </w:p>
    <w:p w:rsidR="00000000" w:rsidDel="00000000" w:rsidP="00000000" w:rsidRDefault="00000000" w:rsidRPr="00000000" w14:paraId="00000178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Вводятся параметры каждого изделия.</w:t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Все </w:t>
      </w:r>
      <w:r w:rsidDel="00000000" w:rsidR="00000000" w:rsidRPr="00000000">
        <w:rPr>
          <w:sz w:val="20"/>
          <w:szCs w:val="20"/>
          <w:rtl w:val="0"/>
        </w:rPr>
        <w:t xml:space="preserve">изделия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получают статус «не готов</w:t>
      </w:r>
      <w:r w:rsidDel="00000000" w:rsidR="00000000" w:rsidRPr="00000000">
        <w:rPr>
          <w:sz w:val="20"/>
          <w:szCs w:val="20"/>
          <w:rtl w:val="0"/>
        </w:rPr>
        <w:t xml:space="preserve">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 планирован</w:t>
      </w:r>
      <w:r w:rsidDel="00000000" w:rsidR="00000000" w:rsidRPr="00000000">
        <w:rPr>
          <w:sz w:val="20"/>
          <w:szCs w:val="20"/>
          <w:rtl w:val="0"/>
        </w:rPr>
        <w:t xml:space="preserve">ию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», что означает, что под эт</w:t>
      </w:r>
      <w:r w:rsidDel="00000000" w:rsidR="00000000" w:rsidRPr="00000000">
        <w:rPr>
          <w:sz w:val="20"/>
          <w:szCs w:val="20"/>
          <w:rtl w:val="0"/>
        </w:rPr>
        <w:t xml:space="preserve">о изделие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нельзя определ</w:t>
      </w:r>
      <w:r w:rsidDel="00000000" w:rsidR="00000000" w:rsidRPr="00000000">
        <w:rPr>
          <w:sz w:val="20"/>
          <w:szCs w:val="20"/>
          <w:rtl w:val="0"/>
        </w:rPr>
        <w:t xml:space="preserve">ить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операции для её создания </w:t>
      </w:r>
      <w:r w:rsidDel="00000000" w:rsidR="00000000" w:rsidRPr="00000000">
        <w:rPr>
          <w:sz w:val="20"/>
          <w:szCs w:val="20"/>
          <w:rtl w:val="0"/>
        </w:rPr>
        <w:t xml:space="preserve">– не заполнены обязательные поля конструкции или изделия (обязательные поля отмечены звёздочками)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63197" cy="239308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197" cy="239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Список колонок для конструкций:</w:t>
      </w:r>
      <w:r w:rsidDel="00000000" w:rsidR="00000000" w:rsidRPr="00000000">
        <w:rPr>
          <w:sz w:val="20"/>
          <w:szCs w:val="20"/>
          <w:rtl w:val="0"/>
        </w:rPr>
        <w:t xml:space="preserve"> Номер (автоматически назначается), Чекбокс выделения конструкции, Конструкция*,  Документация по конструкции, Захватка*, Оси*, Высотные отметки*, Этаж**, Позиция сметы*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Список колонок для изделий:</w:t>
      </w:r>
      <w:r w:rsidDel="00000000" w:rsidR="00000000" w:rsidRPr="00000000">
        <w:rPr>
          <w:sz w:val="20"/>
          <w:szCs w:val="20"/>
          <w:rtl w:val="0"/>
        </w:rPr>
        <w:t xml:space="preserve"> Изделие*, Маркировка*, Документация по изделию, Высота от пола мм*, Длина мм*, Высота мм*, Периметр м, Площадь м2, Вес м2/кг*, Вес одной (автоматически), Ед. изм*, Количество*</w:t>
      </w:r>
    </w:p>
    <w:p w:rsidR="00000000" w:rsidDel="00000000" w:rsidP="00000000" w:rsidRDefault="00000000" w:rsidRPr="00000000" w14:paraId="0000017A">
      <w:pPr>
        <w:spacing w:after="0" w:lineRule="auto"/>
        <w:ind w:left="0" w:firstLine="0"/>
        <w:rPr>
          <w:sz w:val="20"/>
          <w:szCs w:val="20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Конструкции и изделия в их составе реализуются операциями, которые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изначально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сгруппированы 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“справочнике операций”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 видам работ, отношению к изделию, этапам проекта и идут в определенной последовательности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 Конструкции и у Изделия есть параметр Шаблон - это произвольно заполняемое пользователем поле, по которому можно быстро найти эту конструкцию (изделие) и использовать набор его операций как шаблон для создания начального набора операций для другой конструкции (изделия)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Инженер ПТО,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0"/>
          <w:szCs w:val="20"/>
          <w:u w:val="none"/>
          <w:vertAlign w:val="baseline"/>
          <w:rtl w:val="0"/>
        </w:rPr>
        <w:t xml:space="preserve"> на основании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согласованных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0"/>
          <w:szCs w:val="20"/>
          <w:u w:val="none"/>
          <w:vertAlign w:val="baseline"/>
          <w:rtl w:val="0"/>
        </w:rPr>
        <w:t xml:space="preserve"> с заказчиком чертежей и документации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может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автоматическ</w:t>
      </w:r>
      <w:r w:rsidDel="00000000" w:rsidR="00000000" w:rsidRPr="00000000">
        <w:rPr>
          <w:sz w:val="20"/>
          <w:szCs w:val="20"/>
          <w:rtl w:val="0"/>
        </w:rPr>
        <w:t xml:space="preserve">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назначить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операци</w:t>
      </w:r>
      <w:r w:rsidDel="00000000" w:rsidR="00000000" w:rsidRPr="00000000">
        <w:rPr>
          <w:sz w:val="20"/>
          <w:szCs w:val="20"/>
          <w:rtl w:val="0"/>
        </w:rPr>
        <w:t xml:space="preserve">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, которые необходимо выполнить для реализации </w:t>
      </w:r>
      <w:r w:rsidDel="00000000" w:rsidR="00000000" w:rsidRPr="00000000">
        <w:rPr>
          <w:sz w:val="20"/>
          <w:szCs w:val="20"/>
          <w:rtl w:val="0"/>
        </w:rPr>
        <w:t xml:space="preserve">изделий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в рамках пунктов сметы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запускает автоматическое назначение операций – согласно выбранным видам работ сметы и изделиям, которые привязаны к пунктам сметы (на уровне Пункта сметы / Изделия/ Вида работ?)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может добавить набор операций вручную: он выбирает пункт сметы и нажимает кнопку +Операции, далее использует фильтры по видам работ, изделиям, этапам и прочему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b w:val="1"/>
          <w:bCs w:val="1"/>
          <w:sz w:val="20"/>
          <w:szCs w:val="20"/>
          <w:u w:val="none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Виды работ доступны только те, которые указаны для пункта сметы, но это ограничение может быть снято пользователем и он получит выбор из всех видов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b w:val="1"/>
          <w:bCs w:val="1"/>
          <w:sz w:val="20"/>
          <w:szCs w:val="20"/>
          <w:u w:val="none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При добавлении множества операций, существующие операции не дублируются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может удалить операции, которые автоматически добавились к изделиям, по своему усмотрению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trike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trike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Назначение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00795" cy="3251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Прислали смету и график, заполняется таблица сметы и конструкций/изделий</w:t>
        <w:tab/>
        <w:tab/>
        <w:tab/>
        <w:tab/>
        <w:tab/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Пока в смете не выбраны вид работы, то нельзя по позициям сметы в данной таблице выбирать изделия</w:t>
        <w:tab/>
        <w:tab/>
        <w:tab/>
        <w:tab/>
        <w:tab/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Если назначить операции нельзя (т.е. изделия незаполнено, т.е. обязательные поля незаполнены), то кнопка добавления операций заблокирована и кнопка и кружок с количеством серым цветом закрашены, в кружке указано 0 операций</w:t>
        <w:tab/>
        <w:tab/>
        <w:tab/>
        <w:tab/>
        <w:tab/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sdt>
        <w:sdtPr>
          <w:id w:val="778054513"/>
          <w:tag w:val="goog_rdk_56"/>
        </w:sdtPr>
        <w:sdtContent>
          <w:commentRangeStart w:id="0"/>
        </w:sdtContent>
      </w:sdt>
      <w:sdt>
        <w:sdtPr>
          <w:id w:val="1255407896"/>
          <w:tag w:val="goog_rdk_57"/>
        </w:sdtPr>
        <w:sdtContent>
          <w:commentRangeStart w:id="1"/>
        </w:sdtContent>
      </w:sdt>
      <w:r w:rsidDel="00000000" w:rsidR="00000000" w:rsidRPr="00000000">
        <w:rPr>
          <w:sz w:val="20"/>
          <w:szCs w:val="20"/>
          <w:rtl w:val="0"/>
        </w:rPr>
        <w:t xml:space="preserve">4. Старт планирования не начинается без согласованных дат поставок по каждому изделию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Можно ненужную смету удалить у конструкции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Если нет изделия, </w:t>
      </w:r>
      <w:sdt>
        <w:sdtPr>
          <w:id w:val="-64593734"/>
          <w:tag w:val="goog_rdk_58"/>
        </w:sdtPr>
        <w:sdtContent>
          <w:del w:author="Alexey Sam" w:id="0" w:date="2026-01-26T11:50:02Z">
            <w:r w:rsidDel="00000000" w:rsidR="00000000" w:rsidRPr="00000000">
              <w:rPr>
                <w:sz w:val="20"/>
                <w:szCs w:val="20"/>
                <w:rtl w:val="0"/>
              </w:rPr>
              <w:delText xml:space="preserve">н</w:delText>
            </w:r>
          </w:del>
        </w:sdtContent>
      </w:sdt>
      <w:sdt>
        <w:sdtPr>
          <w:id w:val="-776549898"/>
          <w:tag w:val="goog_rdk_59"/>
        </w:sdtPr>
        <w:sdtContent>
          <w:ins w:author="Alexey Sam" w:id="0" w:date="2026-01-26T11:50:02Z">
            <w:r w:rsidDel="00000000" w:rsidR="00000000" w:rsidRPr="00000000">
              <w:rPr>
                <w:sz w:val="20"/>
                <w:szCs w:val="20"/>
                <w:rtl w:val="0"/>
              </w:rPr>
              <w:t xml:space="preserve">т</w:t>
            </w:r>
          </w:ins>
        </w:sdtContent>
      </w:sdt>
      <w:r w:rsidDel="00000000" w:rsidR="00000000" w:rsidRPr="00000000">
        <w:rPr>
          <w:sz w:val="20"/>
          <w:szCs w:val="20"/>
          <w:rtl w:val="0"/>
        </w:rPr>
        <w:t xml:space="preserve">о нет строчки по изделию (включая кнопки Операции (N))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Если вдруг потребовалось добавить абсолютно новую операцию, которой ещё нету в справочнике операций, то он может добавить эту операцию и будет часть полей (включая изделие, вид работ) автозаполнена исходя из того изделия и позиции сметы, по которой Инженер ПТО нажал добавить операции. Вид работ - выбор из списка тех, которые привязаны к позиции сметы. Если один вид работ, то он сразу и выбирается, а иначе нужно выбрать из списка. 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Алгоритм обработки операций замены».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Интерфейс: Описать поведение интерфейса КП: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При наведении на операцию с активной заменой — подсветка желтым.</w:t>
      </w:r>
    </w:p>
    <w:p w:rsidR="00000000" w:rsidDel="00000000" w:rsidP="00000000" w:rsidRDefault="00000000" w:rsidRPr="00000000" w14:paraId="0000019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Всплывающее окно с предложением: «Обнаружен триггер [Причина]. Рекомендуется замена на [Название операции]. Принять? [Да/Нет]».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Блокировка сохранения проекта, если замена требуется, но не подтверждена (для ручных триггеров).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Цвета кнопок Операции (N):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Серый - изделие или его конструкция полностью не заполнены (операции можно назначать)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Синий - все поля по изделию и конструкции заполнены</w:t>
        <w:br w:type="textWrapping"/>
        <w:t xml:space="preserve">Голубой - Инженер ПТО отредактировал и финализировал список операций по данному изделию и нажал кнопку “На согласование”, далее заказчик может подтвердить или отклонить операции по данному изделию (готов к согласованию), назначение сроков согласования для заказчика происходит в конструкторе договоров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Жёлтый - одна или несколько операций из изделия были отклонены заказчиком с комментарием</w:t>
        <w:br w:type="textWrapping"/>
        <w:t xml:space="preserve">Зелёный - заказчик принял все операции по данному изделию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Отсутствие кнопки - отсутствие в этой строчке конструкции изделия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При выборе изделий через чекбоксы им можно назначить операции группой кнопкой </w:t>
      </w:r>
      <w:sdt>
        <w:sdtPr>
          <w:id w:val="-72542655"/>
          <w:tag w:val="goog_rdk_60"/>
        </w:sdtPr>
        <w:sdtContent>
          <w:ins w:author="Alexey Sam" w:id="1" w:date="2026-01-26T12:34:52Z">
            <w:r w:rsidDel="00000000" w:rsidR="00000000" w:rsidRPr="00000000">
              <w:rPr>
                <w:sz w:val="20"/>
                <w:szCs w:val="20"/>
                <w:rtl w:val="0"/>
              </w:rPr>
              <w:t xml:space="preserve">сверху</w:t>
            </w:r>
          </w:ins>
        </w:sdtContent>
      </w:sdt>
      <w:sdt>
        <w:sdtPr>
          <w:id w:val="-158852489"/>
          <w:tag w:val="goog_rdk_61"/>
        </w:sdtPr>
        <w:sdtContent>
          <w:del w:author="Alexey Sam" w:id="1" w:date="2026-01-26T12:34:52Z">
            <w:r w:rsidDel="00000000" w:rsidR="00000000" w:rsidRPr="00000000">
              <w:rPr>
                <w:sz w:val="20"/>
                <w:szCs w:val="20"/>
                <w:rtl w:val="0"/>
              </w:rPr>
              <w:delText xml:space="preserve">снизу</w:delText>
            </w:r>
          </w:del>
        </w:sdtContent>
      </w:sdt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Список операций для назначения фильтруется по выбранному типу изделия + добавляются операции без типа изделия (весь этот список операций относится к списку видов работ данной позиции сметы).</w:t>
        <w:br w:type="textWrapping"/>
        <w:br w:type="textWrapping"/>
        <w:t xml:space="preserve">Назначение операций - это добавление операций (тех, которые ещё не были назначены на данное изделие).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операций происходит из раскрывающегося списка операций при клике на кнопку Операции (N) возле изделия.</w:t>
        <w:br w:type="textWrapping"/>
        <w:t xml:space="preserve">По кнопке операции у каждого изделия откроется список операций на это изделие (если цвет строчки жёлтый - то заказчик отклонил эту операцию с комментарием):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00795" cy="2286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нажатии “+ Операции” или при нажатии кнопки добавления группе операций вылетает модальное окно со списком операций для выбора из тех, которые в списке отсутствуют. Удаление по выделенным галкам. Кнопка выделить всё. Инвертировать.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Там же можно добавить недостающую и убрать лишнюю индивидуально по этому изделию.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Вся основная документация привязывается к конструкции,</w:t>
      </w:r>
      <w:r w:rsidDel="00000000" w:rsidR="00000000" w:rsidRPr="00000000">
        <w:rPr>
          <w:sz w:val="20"/>
          <w:szCs w:val="20"/>
          <w:rtl w:val="0"/>
        </w:rPr>
        <w:t xml:space="preserve"> но Инженер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ПТО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может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прикладыва</w:t>
      </w:r>
      <w:r w:rsidDel="00000000" w:rsidR="00000000" w:rsidRPr="00000000">
        <w:rPr>
          <w:sz w:val="20"/>
          <w:szCs w:val="20"/>
          <w:rtl w:val="0"/>
        </w:rPr>
        <w:t xml:space="preserve">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при необходимости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документацию (чертежи, фото, видео) к конкретным изделиям и операциям, которые будут задействованы в реализации конструкций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проверки правильности состава работ конструкция помечается как «спланированная»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Работа может быть начата по готовности отдельных конструкций к производству.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Триггер на операцию во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готовности – когда все конструкции «спланированы» – проект согласовывается с заказчиком.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Спланированные конструкции согласовываются с заказчиком и запускаются в работу по мере их готовности.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Важное замечание! В конструкторе проектов мы устанавливаем  последовательность выполнения операций по конструкциям, а  время старта  выставляется в планировщике на основании уточненных графиков поставки материалов. При этом может возникнуть ввод дополнительных операции которые влияют на дату и время старта. Поэтому необходимо предусмотреть механизм ввода операций в планировщике.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Обновленная версия!</w:t>
      </w:r>
    </w:p>
    <w:p w:rsidR="00000000" w:rsidDel="00000000" w:rsidP="00000000" w:rsidRDefault="00000000" w:rsidRPr="00000000" w14:paraId="000001A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Обновлённая спецификация Конструктора проектов (КП) с учётом всех документов и уточнений, включая: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Справочник операций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Справочник_Операции_2026.xlsx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Описание пути проекта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Копия Описание_пути_проекта_с_правками.docx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Форму договора подряда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Форма договора Подряда для Орбиты (1).docx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 ключевые уточнения по условно согласованным захваткам, графику поставок, авансу и статусам изделий.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fumy737vxt16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🧩 Спецификация Конструктора проектов (КП) — финальная спецификация (MVP)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pczg214z89vw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Цель КП</w:t>
      </w:r>
    </w:p>
    <w:p w:rsidR="00000000" w:rsidDel="00000000" w:rsidP="00000000" w:rsidRDefault="00000000" w:rsidRPr="00000000" w14:paraId="000001B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Сформировать полную технико-экономическую модель проекта, достаточную для: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автоматического расчёта стоимости и аванса,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генерации ГПР (Приложение №3),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запуска работ по мере готовности конструкций.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kokg6hh120o8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1. Ввод исходных данных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7olxwkqfszsh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1.1. Смета от Заказчика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Вводится «как есть»: наименования, объёмы, цены.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sdt>
        <w:sdtPr>
          <w:id w:val="92110357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d1f"/>
              <w:sz w:val="24"/>
              <w:szCs w:val="24"/>
              <w:rtl w:val="0"/>
            </w:rPr>
            <w:t xml:space="preserve">Для каждой позиции указывается Вид работ → привязка к Направлению (например: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Монтаж Алюминиевых витражей / Перегородки из фасадного алюминия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Смета становится основой для Приложения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mnltor3kwdcj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1.2. Проектная документация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Ссылки на чертежи (АР, КМ), ТЗ, ППР загружаются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Привязываются к конструкциям и изделиям.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87z0aa86ziqd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2. Создание конструкций и изделий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jop86qu6000d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2.1. Конструкции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Обязательные 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Наименование*,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Захватка*,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Оси*,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Высотные отметки*,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Этаж,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Позиция сметы*.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Каждая конструкция привязана к одной или нескольким позициям сметы.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ud7io48jhnuk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2.2. Изделия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Обязательные 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Изделие*,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Маркировка*,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Высота/длина/вес*,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Ед. изм.*,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Количество*.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Все изделия получают статус: «не готово к планированию», пока не заполнены все обязательные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Rule="auto"/>
        <w:rPr>
          <w:rFonts w:ascii="Arial" w:cs="Arial" w:eastAsia="Arial" w:hAnsi="Arial"/>
          <w:color w:val="8c8d9b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8c8d9b"/>
          <w:sz w:val="24"/>
          <w:szCs w:val="24"/>
          <w:highlight w:val="white"/>
          <w:rtl w:val="0"/>
        </w:rPr>
        <w:t xml:space="preserve">💡 Без статуса «готово к планированию» невозможно назначить операции.</w:t>
      </w:r>
    </w:p>
    <w:p w:rsidR="00000000" w:rsidDel="00000000" w:rsidP="00000000" w:rsidRDefault="00000000" w:rsidRPr="00000000" w14:paraId="000001D2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agi915cafdx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3. Назначение операций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9m3p9tmbncu5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3.1. Автоматическое назначение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sdt>
        <w:sdtPr>
          <w:id w:val="-94569852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d1f"/>
              <w:sz w:val="24"/>
              <w:szCs w:val="24"/>
              <w:rtl w:val="0"/>
            </w:rPr>
            <w:t xml:space="preserve">По комбинации: Позиция сметы + Вид работ + Изделие → система предлагает операции из Справочника операций.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bookmarkStart w:colFirst="0" w:colLast="0" w:name="_heading=h.5bo5qbjtl6hn" w:id="24"/>
      <w:bookmarkEnd w:id="24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Операции уже содержат из Справочника операций: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7l2ri8b3arfg" w:id="25"/>
      <w:bookmarkEnd w:id="25"/>
      <w:sdt>
        <w:sdtPr>
          <w:id w:val="69705555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1d1d1f"/>
              <w:sz w:val="21"/>
              <w:szCs w:val="21"/>
              <w:highlight w:val="white"/>
              <w:rtl w:val="0"/>
            </w:rPr>
            <w:t xml:space="preserve">.a. [Колонка: Источник] Этап проекта (10–50) ← колонка «Этап проекта»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sdt>
        <w:sdtPr>
          <w:id w:val="181603902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1d1d1f"/>
              <w:sz w:val="21"/>
              <w:szCs w:val="21"/>
              <w:highlight w:val="white"/>
              <w:rtl w:val="0"/>
            </w:rPr>
            <w:t xml:space="preserve">.b. [Колонка: Источник] Нормативы ← колонка «План. норматив мин./ед.изм.»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sdt>
        <w:sdtPr>
          <w:id w:val="8159804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1d1d1f"/>
              <w:sz w:val="21"/>
              <w:szCs w:val="21"/>
              <w:highlight w:val="white"/>
              <w:rtl w:val="0"/>
            </w:rPr>
            <w:t xml:space="preserve">.c. [Колонка: Источник] Триггеры (например: «если высота &gt; 2 м → монтаж подмостей») ← колонка «Тригер»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sdt>
        <w:sdtPr>
          <w:id w:val="65776477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1d1d1f"/>
              <w:sz w:val="21"/>
              <w:szCs w:val="21"/>
              <w:highlight w:val="white"/>
              <w:rtl w:val="0"/>
            </w:rPr>
            <w:t xml:space="preserve">.d. [Колонка: Источник] Требования к исполнителю ← колонка «Min к-во исполнителей», «Вес на Ед.изм.», «Площадь по нормативу, м²»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[Колонка: Примечание]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kj7ahnb1q9d1" w:id="26"/>
      <w:bookmarkEnd w:id="26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Все данные читаются из Справочника операций динамически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При изменении Справочника — все проекты получают обновлённые триггеры автоматически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5lfi3edz4fh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3.2. Ручное редактирование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Инженер ПТО может: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Добавить недостающие операции,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Удалить лишние,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Создать новую операцию (если её нет в справочнике).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uw0leux230cd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3.3. Визуальная индикация статуса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5675"/>
        <w:tblGridChange w:id="0">
          <w:tblGrid>
            <w:gridCol w:w="3545"/>
            <w:gridCol w:w="56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Цвет кнопки «Операции (N)»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Серый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67893727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Изделие незаполнено → нельзя назначать операции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Синий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-157511053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Все поля заполнены → можно назначать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Голубой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sdt>
              <w:sdtPr>
                <w:id w:val="16679030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d1d1f"/>
                    <w:sz w:val="24"/>
                    <w:szCs w:val="24"/>
                    <w:rtl w:val="0"/>
                  </w:rPr>
                  <w:t xml:space="preserve">Список операций финализирован → «На согласование»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Жёлтый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Отклонено Заказчиком (с комментарием)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Зелёный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Принято Заказчиком</w:t>
            </w:r>
          </w:p>
        </w:tc>
      </w:tr>
    </w:tbl>
    <w:p w:rsidR="00000000" w:rsidDel="00000000" w:rsidP="00000000" w:rsidRDefault="00000000" w:rsidRPr="00000000" w14:paraId="000001F0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k29o3felxwvj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4. График поставок и захватки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bqna8ai3viot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4.1. Обязательное условие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5wg2ydldrqrf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Старт планирования ГПР (Контур 1) невозможен без согласованных дат поставок по каждому изделию.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СП (Контур 2) активируется кнопкой «Запуск проекта» после настройки КК.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⚠️ Важно: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7g93km7q7cn3" w:id="32"/>
      <w:bookmarkEnd w:id="32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ГПР (Контур 1) фиксируется кнопкой «Формирование этапов ГПР» (коэф. 1,0).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СП (Контур 2) активируется кнопкой «Запуск проекта» (коэф. 1,15/1,3).»</w:t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nbxlg99b7zgz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4.2. Источник графика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Заказчик предоставляет график поставок полностью или частично.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sdt>
        <w:sdtPr>
          <w:id w:val="191587364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d1f"/>
              <w:sz w:val="24"/>
              <w:szCs w:val="24"/>
              <w:rtl w:val="0"/>
            </w:rPr>
            <w:t xml:space="preserve">Если график неполный → Подрядчик дополняет его самостоятельно на основе технологической логики.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asi6eugrdgdk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4.3. Статус захваток</w:t>
      </w:r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1. Если график полностью предоставлен и подтверждён Заказчиком → захватки = «Согласованные» (🟢).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Если график частично дополнен Подрядчиком → захватки = «Условно согласованные» (🟡).</w:t>
      </w:r>
    </w:p>
    <w:p w:rsidR="00000000" w:rsidDel="00000000" w:rsidP="00000000" w:rsidRDefault="00000000" w:rsidRPr="00000000" w14:paraId="000001FF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⚠️ Последствия статуса «Условно согласованные»:</w:t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1. Санкции (пени, штрафы) не применяются за срыв сроков.</w:t>
      </w:r>
    </w:p>
    <w:p w:rsidR="00000000" w:rsidDel="00000000" w:rsidP="00000000" w:rsidRDefault="00000000" w:rsidRPr="00000000" w14:paraId="00000202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ГПР помечается как «Предварительный».</w:t>
      </w:r>
    </w:p>
    <w:p w:rsidR="00000000" w:rsidDel="00000000" w:rsidP="00000000" w:rsidRDefault="00000000" w:rsidRPr="00000000" w14:paraId="00000203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3. Ответственность за задержку лежит на Заказчике (п. 3.1.4 договора).</w:t>
      </w:r>
    </w:p>
    <w:p w:rsidR="00000000" w:rsidDel="00000000" w:rsidP="00000000" w:rsidRDefault="00000000" w:rsidRPr="00000000" w14:paraId="00000204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4. Буфер времени из КЭ.Э1 (0–100%) применяется к срокам ГПР.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ketylyghvate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5. Финализация и согласование</w:t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taezxlfgww1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5.1. Статус «спланировано»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u6ltczacdxjh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 Конструкция получает статус «Спланировано», когда: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1.a. Все изделия заполнены (статус «Готово к планированию»).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1.b. Все операции назначены и согласованы (кнопка «Операции (N)» = 🟢).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1.c. Указаны захватки и даты поставок.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heading=h.pk672rb6kt88" w:id="38"/>
      <w:bookmarkEnd w:id="38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КЭ зафиксирован</w:t>
      </w: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 (Э1–Э12) — пре-продакшн завершён.</w:t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i w:val="0"/>
          <w:iCs w:val="0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 Буфер времени из КЭ.Э1 (0–100%) </w:t>
      </w: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применён к ГПР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rp0j7mkla1wn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5.2. Согласование с Заказчиком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Заказчик получает список операций по каждой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Может принять или отклонить с комментарием.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После полного согласования — конструкция готова к запуску.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heading=h.8u8ecsjajl0j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5.3. Запуск работ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Работы могут начинаться по мере готовности конструкций (не обязательно ждать весь проект).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Это позволяет рано начать выполнение и рано получить оплату.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kc3sq1farptj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6. Интеграция с другими модулями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885"/>
        <w:tblGridChange w:id="0">
          <w:tblGrid>
            <w:gridCol w:w="3320"/>
            <w:gridCol w:w="58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Связь с КП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КД (Конструктор договоров)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Использует данные КП для расчёта стоимости, аванса, ГПР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Источник операций, нормативов, триггеров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ГПР (Приложение №3)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Формируется на основе захваток, очерёдности, дат поставок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Форма «Расчёт стоимости»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Требует, чтобы все конструкции имели статус «спланировано»</w:t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heading=h.1ssj2w3sibwf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7. Защита от ошибок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Кнопка «Назначить операции» заблокирована, если изделие не заполнено.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Расчёт стоимости и запуск проекта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 недоступны, если:</w:t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2.a. Есть изделия со статусом «не готово к планированию».</w:t>
      </w:r>
    </w:p>
    <w:p w:rsidR="00000000" w:rsidDel="00000000" w:rsidP="00000000" w:rsidRDefault="00000000" w:rsidRPr="00000000" w14:paraId="00000225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2.b. Не указаны даты поставок хотя бы по одному изделию.</w:t>
      </w:r>
    </w:p>
    <w:p w:rsidR="00000000" w:rsidDel="00000000" w:rsidP="00000000" w:rsidRDefault="00000000" w:rsidRPr="00000000" w14:paraId="00000226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2.c.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 КЭ не зафиксирован (Э1–Э12)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 — пре-продакшн не завершён.</w:t>
      </w:r>
    </w:p>
    <w:p w:rsidR="00000000" w:rsidDel="00000000" w:rsidP="00000000" w:rsidRDefault="00000000" w:rsidRPr="00000000" w14:paraId="00000227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Аванс &lt; ТБ_Проектная 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(СП Контур 1 не прошёл валидацию).</w:t>
      </w:r>
    </w:p>
    <w:p w:rsidR="00000000" w:rsidDel="00000000" w:rsidP="00000000" w:rsidRDefault="00000000" w:rsidRPr="00000000" w14:paraId="00000228">
      <w:pPr>
        <w:shd w:fill="ffffff" w:val="clear"/>
        <w:rPr>
          <w:rFonts w:ascii="Arial" w:cs="Arial" w:eastAsia="Arial" w:hAnsi="Arial"/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2.e.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 Буфер времени не зафиксирован в КЭ.Э1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heading=h.1b8lrv4llq8d" w:id="43"/>
      <w:bookmarkEnd w:id="43"/>
      <w:sdt>
        <w:sdtPr>
          <w:id w:val="-98123673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d1d1f"/>
              <w:sz w:val="34"/>
              <w:szCs w:val="34"/>
              <w:rtl w:val="0"/>
            </w:rPr>
            <w:t xml:space="preserve">✅ Итог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Эта спецификация обеспечивает: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Полную техническую проработку до начала работ,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Гибкость при неполном участии Заказчика,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Юридическую защиту через статус «условно согласованные захватки»,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Автоматизацию расчётов и планирования,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Поэтапный запуск — без ожидания всего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276" w:right="70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ey Sam" w:id="0" w:date="2026-01-26T11:49:44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про что?</w:t>
      </w:r>
    </w:p>
  </w:comment>
  <w:comment w:author="Кислухин Ян" w:id="1" w:date="2026-01-26T13:27:43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относится к конструктору договоров.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2" w15:done="0"/>
  <w15:commentEx w15:paraId="00000233" w15:paraIdParent="0000023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AizP8Qs0bBP2+CTt0cJR7yz3w==">CgMxLjAaIQoBMBIcChoIB0IWCgtDb3VyaWVyIE5ldxIHQ291c2luZR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oCgI1NhIiCiAIBCocCgtBQUFCMTZQTzU3MBAIGgtBQUFCMTZQTzU3MBooCgI1NxIiCiAIBCocCgtBQUFCMTZQTzU3MBAIGgtBQUFCMTZQTzU3NBobCgI1OBIVChMIBCoPCgtBQUFCMTZQTzU3dxACGhsKAjU5EhUKEwgEKg8KC0FBQUIxNlBPNTd3EAEaGwoCNjASFQoTCAQqDwoLQUFBQjE2UE81NzgQARobCgI2MRIVChMIBCoPCgtBQUFCMTZQTzU3OBAC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