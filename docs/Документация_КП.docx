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120" w:before="0" w:lineRule="auto"/>
        <w:jc w:val="center"/>
        <w:rPr>
          <w:rFonts w:ascii="Arial" w:cs="Arial" w:eastAsia="Arial" w:hAnsi="Arial"/>
          <w:b w:val="1"/>
          <w:bCs w:val="1"/>
          <w:color w:val="1d1d1f"/>
          <w:sz w:val="46"/>
          <w:szCs w:val="46"/>
        </w:rPr>
      </w:pPr>
      <w:bookmarkStart w:colFirst="0" w:colLast="0" w:name="_sr192nzccjyj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46"/>
          <w:szCs w:val="46"/>
          <w:rtl w:val="0"/>
        </w:rPr>
        <w:t xml:space="preserve">📊 КОНСТРУКТОР ПРОЕКТОВ (КП) — ФИНАЛЬНАЯ ДОКУМЕНТАЦИЯ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d7dhmo9eq2z8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Версия 1.2 (Система «Орбита»)</w:t>
      </w:r>
    </w:p>
    <w:p w:rsidR="00000000" w:rsidDel="00000000" w:rsidP="00000000" w:rsidRDefault="00000000" w:rsidRPr="00000000" w14:paraId="00000003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546swm5pku2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1. НАЗНАЧЕНИЕ МОДУЛЯ</w:t>
      </w:r>
    </w:p>
    <w:p w:rsidR="00000000" w:rsidDel="00000000" w:rsidP="00000000" w:rsidRDefault="00000000" w:rsidRPr="00000000" w14:paraId="00000005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Конструктор Проектов (КП) — модуль ввода внешних данных от Заказчика, декомпозиции работ, привязки операций к изделиям-конструкциям, и формирования технической модели проекта.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305"/>
        <w:tblGridChange w:id="0">
          <w:tblGrid>
            <w:gridCol w:w="2900"/>
            <w:gridCol w:w="63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Аспект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Внешние данные от Заказчика (виды работ, объёмы, цены, дата старта, название проекта)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Конструкции, Изделия, Операции, Объёмы, Последовательность, Нормативы, Физ. ограничения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КД (расчёт сметы и численности), КК (ключевые операции), Склад (инструмент и материалы)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Независимость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НЕ получает данные из КЭ (два параллельных, независимых источника данных)</w:t>
            </w:r>
          </w:p>
        </w:tc>
      </w:tr>
    </w:tbl>
    <w:p w:rsidR="00000000" w:rsidDel="00000000" w:rsidP="00000000" w:rsidRDefault="00000000" w:rsidRPr="00000000" w14:paraId="00000010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yyqasf4m4db9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2. АРХИТЕКТУРА ПОТОКА ДАННЫХ</w:t>
      </w:r>
    </w:p>
    <w:p w:rsidR="00000000" w:rsidDel="00000000" w:rsidP="00000000" w:rsidRDefault="00000000" w:rsidRPr="00000000" w14:paraId="00000012">
      <w:pPr>
        <w:pStyle w:val="Subtitle"/>
        <w:shd w:fill="ffffff" w:val="clear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              КОНСТРУКТОР ПРОЕКТОВ — ПОТОК ДАННЫХ    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ВНЕШНИЕ ДАННЫЕ (от Заказчика):                             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│ • Виды работ                                                               │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│ • Объёмы                                                                   │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│ • Цены (со слов заказчика)                                                 │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│ • Дата старта                                                              │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│ • Название проекта, Заказчик                                               │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     │                           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                      ▼ (вводятся ТОЛЬКО через КП)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КП (Конструктор Проектов):                     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│ • Декомпозиция работ                                                       │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│ • Изделия/Конструкции                                                      │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│ • Привязка операций из Справочника (10-50 на изделие)                      │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│ • Дополнительные операции (не из справочника)                              │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│ • Последовательность операций                                              │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│ • Маркировка физ. ограничений (Вес, Площадь, Высота)                       │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│ • Проверка видеоинструкций в Справочнике                                   │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│ • Валидация 100% «спланировано»                                            │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                     │                  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                         ▼ (передаёт: объёмы, операции, последовательность,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                            маркировки ограничений, видео)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КД (Конструктор Договоров):   КЭ (Конструктор Экономики):  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┌─────────────────────────┐   ┌─────────────────────────────────────────────┐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│ • Получает данные из КП │   │ • Фиксирует якоря Э1–Э12 (до 1-го проекта)  │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│ • Получает данные из КЭ │   │ • Коэффициенты, ставки, правила             │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│ • Рассчитывает:         │   │ • НЕ взаимодействует с КП                   │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│   ─ Численность (с учётом│  │                                             │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│     физ. ограничений)   │   │                                             │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│   ─ Смету (2 сценария)  │   │                                             │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│   ─ ГПР (на весь проект)│   │                                             │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└─────────────────────────┘   └─────────────────────────────────────────────┘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             │                        │    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                     └──────────┬─────────────┘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                              ▼                  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                   СП (Стратегический Планировщик):  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                         • Получает согласованный ГПР из КД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                     • После подписания договора        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76tfcwpxpgd8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3. ИНТЕРФЕЙС КП (ВВОД ДАННЫХ)</w:t>
      </w:r>
    </w:p>
    <w:p w:rsidR="00000000" w:rsidDel="00000000" w:rsidP="00000000" w:rsidRDefault="00000000" w:rsidRPr="00000000" w14:paraId="00000046">
      <w:pPr>
        <w:pStyle w:val="Subtitle"/>
        <w:spacing w:after="0"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КОНСТРУКТОР ПРОЕКТОВ — ВЕРХНЯЯ ПАНЕЛЬ                        │</w:t>
      </w:r>
    </w:p>
    <w:p w:rsidR="00000000" w:rsidDel="00000000" w:rsidP="00000000" w:rsidRDefault="00000000" w:rsidRPr="00000000" w14:paraId="00000049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🔍 Поиск проекта: [____________________]  Фильтр: [Все статусы ▼]              │</w:t>
      </w:r>
    </w:p>
    <w:p w:rsidR="00000000" w:rsidDel="00000000" w:rsidP="00000000" w:rsidRDefault="00000000" w:rsidRPr="00000000" w14:paraId="0000004B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4C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ПРОЕКТ (внешние данные от Заказчика):                                          │</w:t>
      </w:r>
    </w:p>
    <w:p w:rsidR="00000000" w:rsidDel="00000000" w:rsidP="00000000" w:rsidRDefault="00000000" w:rsidRPr="00000000" w14:paraId="0000004D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┌───────────────────────────────────────────────────────────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Название проекта: [Университетский комплекс]                               │  │</w:t>
      </w:r>
    </w:p>
    <w:p w:rsidR="00000000" w:rsidDel="00000000" w:rsidP="00000000" w:rsidRDefault="00000000" w:rsidRPr="00000000" w14:paraId="0000004F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Заказчик: [ООО "СтройИнвест"]                                              │  │</w:t>
      </w:r>
    </w:p>
    <w:p w:rsidR="00000000" w:rsidDel="00000000" w:rsidP="00000000" w:rsidRDefault="00000000" w:rsidRPr="00000000" w14:paraId="00000050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Адрес: [г. Москва, ул. Академика Королёва, д. 15]                          │  │</w:t>
      </w:r>
    </w:p>
    <w:p w:rsidR="00000000" w:rsidDel="00000000" w:rsidP="00000000" w:rsidRDefault="00000000" w:rsidRPr="00000000" w14:paraId="00000051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Дата старта: [01.03.2026]                                                  │  │</w:t>
      </w:r>
    </w:p>
    <w:p w:rsidR="00000000" w:rsidDel="00000000" w:rsidP="00000000" w:rsidRDefault="00000000" w:rsidRPr="00000000" w14:paraId="00000052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Цены по видам работ (со слов заказчика): [Загрузить из сметы]              │  │</w:t>
      </w:r>
    </w:p>
    <w:p w:rsidR="00000000" w:rsidDel="00000000" w:rsidP="00000000" w:rsidRDefault="00000000" w:rsidRPr="00000000" w14:paraId="00000053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└──────────────────────────────────────────────────────────│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54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55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СТАТУС ЗАПОЛНЕНИЯ КОНСТРУКЦИЙ:                                                 │</w:t>
      </w:r>
    </w:p>
    <w:p w:rsidR="00000000" w:rsidDel="00000000" w:rsidP="00000000" w:rsidRDefault="00000000" w:rsidRPr="00000000" w14:paraId="00000056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┌─────────────────────────────────────────────────────────│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57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 ██████████████████████████████ 100% (239 из 239 конструкций)  │  │</w:t>
      </w:r>
    </w:p>
    <w:p w:rsidR="00000000" w:rsidDel="00000000" w:rsidP="00000000" w:rsidRDefault="00000000" w:rsidRPr="00000000" w14:paraId="00000058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highlight w:val="white"/>
          <w:rtl w:val="0"/>
        </w:rPr>
        <w:t xml:space="preserve">│  │  ✅ Все конструкции заполнены                                              │  │</w:t>
      </w:r>
    </w:p>
    <w:p w:rsidR="00000000" w:rsidDel="00000000" w:rsidP="00000000" w:rsidRDefault="00000000" w:rsidRPr="00000000" w14:paraId="00000059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└──────────────────────────────────────────────────────────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05A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5B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⚠️ КП НЕ ПОЛУЧАЕТ ДАННЫЕ ИЗ КЭ:                                                │</w:t>
      </w:r>
    </w:p>
    <w:p w:rsidR="00000000" w:rsidDel="00000000" w:rsidP="00000000" w:rsidRDefault="00000000" w:rsidRPr="00000000" w14:paraId="0000005C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Коэффициенты, ставки, якоря — вводятся независимо в КЭ                      │</w:t>
      </w:r>
    </w:p>
    <w:p w:rsidR="00000000" w:rsidDel="00000000" w:rsidP="00000000" w:rsidRDefault="00000000" w:rsidRPr="00000000" w14:paraId="0000005D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КД объединяет данные из КП и КЭ на этапе сметы и ГПР                        │</w:t>
      </w:r>
    </w:p>
    <w:p w:rsidR="00000000" w:rsidDel="00000000" w:rsidP="00000000" w:rsidRDefault="00000000" w:rsidRPr="00000000" w14:paraId="0000005E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5F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highlight w:val="white"/>
          <w:rtl w:val="0"/>
        </w:rPr>
        <w:t xml:space="preserve">│  ✅ КНОПКА «ПЕРЕДАТЬ В КД» — АКТИВНА (100% конструкций спланировано)            │</w:t>
      </w:r>
    </w:p>
    <w:p w:rsidR="00000000" w:rsidDel="00000000" w:rsidP="00000000" w:rsidRDefault="00000000" w:rsidRPr="00000000" w14:paraId="00000060">
      <w:pPr>
        <w:pStyle w:val="Subtitle"/>
        <w:spacing w:after="0" w:line="325.71428571428567" w:lineRule="auto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1satd5kwcjxg" w:id="5"/>
      <w:bookmarkEnd w:id="5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1">
      <w:pPr>
        <w:pStyle w:val="Subtitle"/>
        <w:spacing w:after="0" w:line="325.71428571428567" w:lineRule="auto"/>
        <w:jc w:val="left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yf3qu7e7wmp5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4. ДЕКОМПОЗИЦИЯ (ТОЛЬКО ЧЕРЕЗ КП)</w:t>
      </w:r>
    </w:p>
    <w:p w:rsidR="00000000" w:rsidDel="00000000" w:rsidP="00000000" w:rsidRDefault="00000000" w:rsidRPr="00000000" w14:paraId="00000064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5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КОНСТРУКТОР ПРОЕКТОВ — ДЕКОМПОЗИЦИЯ                          │</w:t>
      </w:r>
    </w:p>
    <w:p w:rsidR="00000000" w:rsidDel="00000000" w:rsidP="00000000" w:rsidRDefault="00000000" w:rsidRPr="00000000" w14:paraId="00000066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7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Изделия/Конструкции:                                                           │</w:t>
      </w:r>
    </w:p>
    <w:p w:rsidR="00000000" w:rsidDel="00000000" w:rsidP="00000000" w:rsidRDefault="00000000" w:rsidRPr="00000000" w14:paraId="00000068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┌─────────────────────────────────────────────────────────│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69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000000"/>
          <w:sz w:val="21"/>
          <w:szCs w:val="21"/>
          <w:highlight w:val="white"/>
          <w:rtl w:val="0"/>
        </w:rPr>
        <w:t xml:space="preserve">│  │ №  │ Наименование          │ Ед.  │ Кол-во │ Операции │ Статус          │  │</w:t>
      </w:r>
    </w:p>
    <w:p w:rsidR="00000000" w:rsidDel="00000000" w:rsidP="00000000" w:rsidRDefault="00000000" w:rsidRPr="00000000" w14:paraId="0000006A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├────┼───────────────────────┼──────┼──────────────────┼──│</w:t>
      </w:r>
    </w:p>
    <w:p w:rsidR="00000000" w:rsidDel="00000000" w:rsidP="00000000" w:rsidRDefault="00000000" w:rsidRPr="00000000" w14:paraId="0000006B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highlight w:val="white"/>
          <w:rtl w:val="0"/>
        </w:rPr>
        <w:t xml:space="preserve">│  │ 1  │ Остекление проёма А-3 │ м²   │ 901,19 │ 45       │ ✅ Заполнено    │  │</w:t>
      </w:r>
    </w:p>
    <w:p w:rsidR="00000000" w:rsidDel="00000000" w:rsidP="00000000" w:rsidRDefault="00000000" w:rsidRPr="00000000" w14:paraId="0000006C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highlight w:val="white"/>
          <w:rtl w:val="0"/>
        </w:rPr>
        <w:t xml:space="preserve">│  │ 2  │ Монтаж заполнений     │ м²   │ 901,19 │ 38       │ ✅ Заполнено    │  │</w:t>
      </w:r>
    </w:p>
    <w:p w:rsidR="00000000" w:rsidDel="00000000" w:rsidP="00000000" w:rsidRDefault="00000000" w:rsidRPr="00000000" w14:paraId="0000006D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highlight w:val="white"/>
          <w:rtl w:val="0"/>
        </w:rPr>
        <w:t xml:space="preserve">│  │ 3  │ Отделка откосов       │ м²   │ 450,00 │ 22       │ ✅ Заполнено    │  │</w:t>
      </w:r>
    </w:p>
    <w:p w:rsidR="00000000" w:rsidDel="00000000" w:rsidP="00000000" w:rsidRDefault="00000000" w:rsidRPr="00000000" w14:paraId="0000006E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└─────────────────────────────────────────────────────────│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6F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70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ОПЕРАЦИИ (данные для передачи в КД):                                           │</w:t>
      </w:r>
    </w:p>
    <w:p w:rsidR="00000000" w:rsidDel="00000000" w:rsidP="00000000" w:rsidRDefault="00000000" w:rsidRPr="00000000" w14:paraId="00000071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┌──────────────────────────────────────────────────────────│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72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sine" w:cs="Cousine" w:eastAsia="Cousine" w:hAnsi="Cousine"/>
          <w:color w:val="000000"/>
          <w:sz w:val="21"/>
          <w:szCs w:val="21"/>
          <w:highlight w:val="white"/>
          <w:rtl w:val="0"/>
        </w:rPr>
        <w:t xml:space="preserve">│  │ №  │ Операция       │ Ед.  │ Кол-во │ Норматив │ Видео │ Физ. огранич.  │  │</w:t>
      </w:r>
    </w:p>
    <w:p w:rsidR="00000000" w:rsidDel="00000000" w:rsidP="00000000" w:rsidRDefault="00000000" w:rsidRPr="00000000" w14:paraId="00000073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├────┼────────────────┼──────┼────────┼──────────┼───────┼─</w:t>
      </w:r>
    </w:p>
    <w:p w:rsidR="00000000" w:rsidDel="00000000" w:rsidP="00000000" w:rsidRDefault="00000000" w:rsidRPr="00000000" w14:paraId="00000074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1  │ Подъём изделия │ шт   │ 1      │ 25 233   │ ✅ Да │ ⚠️ 80кг (&gt;40кг)│  │</w:t>
      </w:r>
    </w:p>
    <w:p w:rsidR="00000000" w:rsidDel="00000000" w:rsidP="00000000" w:rsidRDefault="00000000" w:rsidRPr="00000000" w14:paraId="00000075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│ 2  │ Монтаж в проём │ м²   │ 5.0    │ 54 071   │ ✅ Да │ ⚠️ 5,0м² (&gt;2,5)│  │</w:t>
      </w:r>
    </w:p>
    <w:p w:rsidR="00000000" w:rsidDel="00000000" w:rsidP="00000000" w:rsidRDefault="00000000" w:rsidRPr="00000000" w14:paraId="00000076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highlight w:val="white"/>
          <w:rtl w:val="0"/>
        </w:rPr>
        <w:t xml:space="preserve">│  │ 3  │ Герметизация   │ м.п. │ 12     │ 4 257    │ ❌ Нет│ ✅ Норма       │  │</w:t>
      </w:r>
    </w:p>
    <w:p w:rsidR="00000000" w:rsidDel="00000000" w:rsidP="00000000" w:rsidRDefault="00000000" w:rsidRPr="00000000" w14:paraId="00000077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1"/>
          <w:szCs w:val="21"/>
          <w:highlight w:val="white"/>
          <w:rtl w:val="0"/>
        </w:rPr>
        <w:t xml:space="preserve">│  │ 4  │ Установка откос│ м²   │ 3.0    │ 10 814   │ ❌ Нет│ ✅ Норма       │  │</w:t>
      </w:r>
    </w:p>
    <w:p w:rsidR="00000000" w:rsidDel="00000000" w:rsidP="00000000" w:rsidRDefault="00000000" w:rsidRPr="00000000" w14:paraId="00000078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└─────────────────────────────────────────────────────────│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79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7A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⚠️ ЭТИ ДАННЫЕ ИСПОЛЬЗУЮТСЯ В КД ДЛЯ РАСЧЁТА:                                   │</w:t>
      </w:r>
    </w:p>
    <w:p w:rsidR="00000000" w:rsidDel="00000000" w:rsidP="00000000" w:rsidRDefault="00000000" w:rsidRPr="00000000" w14:paraId="0000007B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Операция 1: 80кг / 40кг = 2 человека (вместо 1)                              │</w:t>
      </w:r>
    </w:p>
    <w:p w:rsidR="00000000" w:rsidDel="00000000" w:rsidP="00000000" w:rsidRDefault="00000000" w:rsidRPr="00000000" w14:paraId="0000007C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Операция 2: 5,0м² / 2,5м² = 2 человека (вместо 1)                            │</w:t>
      </w:r>
    </w:p>
    <w:p w:rsidR="00000000" w:rsidDel="00000000" w:rsidP="00000000" w:rsidRDefault="00000000" w:rsidRPr="00000000" w14:paraId="0000007D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• Численность увеличивается пропорционально превышению лимита                  │</w:t>
      </w:r>
    </w:p>
    <w:p w:rsidR="00000000" w:rsidDel="00000000" w:rsidP="00000000" w:rsidRDefault="00000000" w:rsidRPr="00000000" w14:paraId="0000007E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07F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Дополнительные операции (не из справочника): [Добавить]                        │</w:t>
      </w:r>
    </w:p>
    <w:p w:rsidR="00000000" w:rsidDel="00000000" w:rsidP="00000000" w:rsidRDefault="00000000" w:rsidRPr="00000000" w14:paraId="00000080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│  Последовательность операций: [Настроить]                                       │</w:t>
      </w:r>
    </w:p>
    <w:p w:rsidR="00000000" w:rsidDel="00000000" w:rsidP="00000000" w:rsidRDefault="00000000" w:rsidRPr="00000000" w14:paraId="00000081">
      <w:pPr>
        <w:pStyle w:val="Subtitle"/>
        <w:shd w:fill="ffffff" w:val="clear"/>
        <w:rPr>
          <w:rFonts w:ascii="Courier New" w:cs="Courier New" w:eastAsia="Courier New" w:hAnsi="Courier New"/>
          <w:color w:val="000000"/>
          <w:sz w:val="21"/>
          <w:szCs w:val="21"/>
          <w:highlight w:val="white"/>
        </w:rPr>
      </w:pPr>
      <w:bookmarkStart w:colFirst="0" w:colLast="0" w:name="_lqy2s6p22bgc" w:id="7"/>
      <w:bookmarkEnd w:id="7"/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2">
      <w:pPr>
        <w:pStyle w:val="Subtitle"/>
        <w:shd w:fill="ffffff" w:val="clear"/>
        <w:jc w:val="left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d36pm66w09nr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5. КОРРЕКТИРОВКИ КП (6 ИЗ 16)</w:t>
      </w:r>
    </w:p>
    <w:tbl>
      <w:tblPr>
        <w:tblStyle w:val="Table2"/>
        <w:tblW w:w="9922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.6279527559063"/>
        <w:gridCol w:w="2480.6279527559063"/>
        <w:gridCol w:w="2480.6279527559063"/>
        <w:gridCol w:w="2480.6279527559063"/>
        <w:tblGridChange w:id="0">
          <w:tblGrid>
            <w:gridCol w:w="2480.6279527559063"/>
            <w:gridCol w:w="2480.6279527559063"/>
            <w:gridCol w:w="2480.6279527559063"/>
            <w:gridCol w:w="2480.627952755906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100% конструкций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Блокировка передачи в КД при &lt;100% заполнении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Физ. ограничения (Вес, Площадь, Высота)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маркирует → КД рассчитывает численность с коэф.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Операции, Нормативы, Объёмы (100% или временно)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Допускается временно с маркером + буфер в КД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Буфер обучения 1,3/1,15 (проверка видео)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проверяет наличие видеоинструкции в Справочнике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Горизонт ГПР: Вся продолжительность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формирует операции на весь проект (не 30 дней)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Фиксация модели: 4 проекта ИЛИ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Справочник операций блокируется на обновление</w:t>
            </w:r>
          </w:p>
        </w:tc>
      </w:tr>
    </w:tbl>
    <w:p w:rsidR="00000000" w:rsidDel="00000000" w:rsidP="00000000" w:rsidRDefault="00000000" w:rsidRPr="00000000" w14:paraId="000000A0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jn280cdep8sz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6. ВАЛИДАЦИЯ (АВТОМАТИЧЕСКАЯ)</w:t>
      </w:r>
    </w:p>
    <w:tbl>
      <w:tblPr>
        <w:tblStyle w:val="Table3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15"/>
        <w:gridCol w:w="3290"/>
        <w:tblGridChange w:id="0">
          <w:tblGrid>
            <w:gridCol w:w="2900"/>
            <w:gridCol w:w="3215"/>
            <w:gridCol w:w="32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Проверка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100% конструкций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Все конструкции заполнены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сверяет с техническим заданием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Физ.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Вес &gt;40кг, Площадь &gt;2,5м², Высота &gt;2м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Автоматическая маркировка из Справочника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10-50 операций на изделие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проверяет количество привязок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Нормативы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Все нормативы времени заполнены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сверяет со Справочником операций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Объёмы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Все объёмы заполнены (не 0, не пусто)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проверяет поля «Кол-во», «Ед.изм.»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Последовательность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Все операции упорядочены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проверяет порядок выполнения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Видеоинструкции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Колонка «Инструкция (ссылка)» заполнена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 маркер в КД (для буфера 1,15/1,3)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Горизонт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Вся продолжительность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не ограничивает 30 днями</w:t>
            </w:r>
          </w:p>
        </w:tc>
      </w:tr>
    </w:tbl>
    <w:p w:rsidR="00000000" w:rsidDel="00000000" w:rsidP="00000000" w:rsidRDefault="00000000" w:rsidRPr="00000000" w14:paraId="000000BD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sopn7x3eecn7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7. ИНТЕГРАЦИЯ С МОДУЛЯМИ</w:t>
      </w:r>
    </w:p>
    <w:tbl>
      <w:tblPr>
        <w:tblStyle w:val="Table4"/>
        <w:tblW w:w="9922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.6279527559063"/>
        <w:gridCol w:w="2480.6279527559063"/>
        <w:gridCol w:w="2480.6279527559063"/>
        <w:gridCol w:w="2480.6279527559063"/>
        <w:tblGridChange w:id="0">
          <w:tblGrid>
            <w:gridCol w:w="2480.6279527559063"/>
            <w:gridCol w:w="2480.6279527559063"/>
            <w:gridCol w:w="2480.6279527559063"/>
            <w:gridCol w:w="2480.627952755906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Объёмы, Операции, Последовательность, Конструкции, Физ. ограничения,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 100% заполнении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Ключевые операции (требуют СОМ≥3)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 100% заполнении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Склад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Инструмент и материалы (по операциям)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 100% заполнении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Справочник →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Справочник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Операции, Нормативы, Лимиты, Видеоинструкции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Subtitle"/>
              <w:spacing w:after="0" w:lineRule="auto"/>
              <w:jc w:val="center"/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 загрузке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Операции_2026 (2).xlsx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План операций для мониторинга М0–М3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После запуска проекта (через КД→СП)</w:t>
            </w:r>
          </w:p>
        </w:tc>
      </w:tr>
    </w:tbl>
    <w:p w:rsidR="00000000" w:rsidDel="00000000" w:rsidP="00000000" w:rsidRDefault="00000000" w:rsidRPr="00000000" w14:paraId="000000D7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ik0bst2qwfye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8. ОГРАНИЧЕНИЯ КП</w:t>
      </w:r>
    </w:p>
    <w:tbl>
      <w:tblPr>
        <w:tblStyle w:val="Table5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140"/>
        <w:gridCol w:w="3245"/>
        <w:tblGridChange w:id="0">
          <w:tblGrid>
            <w:gridCol w:w="3020"/>
            <w:gridCol w:w="3140"/>
            <w:gridCol w:w="32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100% конструкций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Обязательно (не 95%)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Блокировка передачи в КД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Физ.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Вес &gt;40кг, Площадь &gt;2,5м², Высота &gt;2м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Из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Операции_2026 (2).xlsx</w:t>
            </w: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, КД рассчитывает численность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Горизонт 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Вся продолжительность проекта (не 30 дней!)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КП планирует все операции проекта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 на изделие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10-50 операций (из Справочника)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Архитектурное ограничение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Доп.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Только через КП (не из справочника)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Ручное добавление с логированием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Последовательность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Только через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Ручная настройка порядка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Блокировка на 4 проекта ИЛИ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Корр. №16 (фиксация модели)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Независимость от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🔒 КП НЕ получает данные из 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Два параллельных источника данных</w:t>
            </w:r>
          </w:p>
        </w:tc>
      </w:tr>
    </w:tbl>
    <w:p w:rsidR="00000000" w:rsidDel="00000000" w:rsidP="00000000" w:rsidRDefault="00000000" w:rsidRPr="00000000" w14:paraId="000000F4">
      <w:pPr>
        <w:pStyle w:val="Subtitle"/>
        <w:shd w:fill="ffffff" w:val="clear"/>
        <w:jc w:val="cente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jc w:val="center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vzz2ceru009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4"/>
          <w:szCs w:val="34"/>
          <w:rtl w:val="0"/>
        </w:rPr>
        <w:t xml:space="preserve">9. РАЗДЕЛЕНИЕ ОТВЕТСТВЕННОСТИ (КП ↔ КД ↔ КЭ)</w:t>
      </w:r>
    </w:p>
    <w:tbl>
      <w:tblPr>
        <w:tblStyle w:val="Table6"/>
        <w:tblW w:w="9922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.6279527559063"/>
        <w:gridCol w:w="2480.6279527559063"/>
        <w:gridCol w:w="2480.6279527559063"/>
        <w:gridCol w:w="2480.6279527559063"/>
        <w:tblGridChange w:id="0">
          <w:tblGrid>
            <w:gridCol w:w="2480.6279527559063"/>
            <w:gridCol w:w="2480.6279527559063"/>
            <w:gridCol w:w="2480.6279527559063"/>
            <w:gridCol w:w="2480.627952755906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Subtitle"/>
              <w:spacing w:after="0" w:lineRule="auto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Ввод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Внешние от Заказчика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Якоря Э1–Э12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Декомпозиция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через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Операции из Справочника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Привязка (10-50 на изделие)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Доп.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через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Последовательность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Только через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Маркировка физ. ограничений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(из Справочника)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Расчёт численности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(с учётом ограничений)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Ставки исполнителей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(из КЭ)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Установка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Коэффициенты (1,15/1,3, 1,8)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Применение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Установка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Смета (2 сценария)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Формирование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Якоря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Операции на весь 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ГПР на весь 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</w:t>
            </w:r>
          </w:p>
          <w:p w:rsidR="00000000" w:rsidDel="00000000" w:rsidP="00000000" w:rsidRDefault="00000000" w:rsidRPr="00000000" w14:paraId="00000126">
            <w:pPr>
              <w:pStyle w:val="Subtitle"/>
              <w:spacing w:after="0" w:lineRule="auto"/>
              <w:jc w:val="center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bookmarkStart w:colFirst="0" w:colLast="0" w:name="_e0s14qnb8nx" w:id="13"/>
            <w:bookmarkEnd w:id="1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Style w:val="Subtitle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Описание пути пользователя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Заказчик приносит смету, где описаны работы (наименования работ, названия возводимых объектов и т.п.), также присылает ссылку на хранилище с документацией п</w:t>
      </w:r>
      <w:r w:rsidDel="00000000" w:rsidR="00000000" w:rsidRPr="00000000">
        <w:rPr>
          <w:sz w:val="20"/>
          <w:szCs w:val="20"/>
          <w:rtl w:val="0"/>
        </w:rPr>
        <w:t xml:space="preserve">о проекту: чертежи, описания, последовательности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Инженер ПТО создаёт проект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Инженер ПТО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заводит смету «как есть», указывая количество и стоимость позиций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Виды работ, у которых одинаковое направление должны группировать в формате Направление 1/Вид работ 1.1, Вид работ 1.5, Вид работ 1.6; Направление 2/Вид работ 2.1, Вид работ 2.2; Направление 3/Вид работ 3.4;</w:t>
      </w:r>
    </w:p>
    <w:p w:rsidR="00000000" w:rsidDel="00000000" w:rsidP="00000000" w:rsidRDefault="00000000" w:rsidRPr="00000000" w14:paraId="0000012C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2055"/>
        <w:gridCol w:w="750"/>
        <w:gridCol w:w="930"/>
        <w:gridCol w:w="1845"/>
        <w:gridCol w:w="1785"/>
        <w:gridCol w:w="1965"/>
        <w:tblGridChange w:id="0">
          <w:tblGrid>
            <w:gridCol w:w="600"/>
            <w:gridCol w:w="2055"/>
            <w:gridCol w:w="750"/>
            <w:gridCol w:w="930"/>
            <w:gridCol w:w="1845"/>
            <w:gridCol w:w="1785"/>
            <w:gridCol w:w="1965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Наименование работ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Ед. изм.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Цена за ед.,</w:t>
            </w:r>
          </w:p>
          <w:p w:rsidR="00000000" w:rsidDel="00000000" w:rsidP="00000000" w:rsidRDefault="00000000" w:rsidRPr="00000000" w14:paraId="00000132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рублях,</w:t>
            </w:r>
          </w:p>
          <w:p w:rsidR="00000000" w:rsidDel="00000000" w:rsidP="00000000" w:rsidRDefault="00000000" w:rsidRPr="00000000" w14:paraId="00000133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в т.ч. НДС 20%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Сумма,</w:t>
            </w:r>
          </w:p>
          <w:p w:rsidR="00000000" w:rsidDel="00000000" w:rsidP="00000000" w:rsidRDefault="00000000" w:rsidRPr="00000000" w14:paraId="00000135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 рублях, в т.ч. НДС 20%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Виды работ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Монтаж каркасов, примыканий. Укрытие защитной пленкой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3334403,00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Монтаж Алюминиевых витражей/Перегородки из фасадного алюминия (противопожарные Е45), </w:t>
              <w:br w:type="textWrapping"/>
              <w:t xml:space="preserve">Монтаж примыканий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Монтаж заполнений (стеклопакеты, двери) прижимных и декоративных планок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2216927,40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Монтаж Алюминиевых витражей/Перегородки из фасадного алюминия (противопожарные Е45)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Обдирание пленки со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2216927,40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Доводчики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шт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52 500,00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Координаторы открывания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шт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 с НДС-20%: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5628830,40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НДС-20%: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938138,403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Инженер ПТО вводит конструкци</w:t>
      </w:r>
      <w:r w:rsidDel="00000000" w:rsidR="00000000" w:rsidRPr="00000000">
        <w:rPr>
          <w:sz w:val="20"/>
          <w:szCs w:val="20"/>
          <w:rtl w:val="0"/>
        </w:rPr>
        <w:t xml:space="preserve">и и изделия по ним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которые будут созданы при исполнении сметы, </w:t>
      </w:r>
      <w:r w:rsidDel="00000000" w:rsidR="00000000" w:rsidRPr="00000000">
        <w:rPr>
          <w:sz w:val="20"/>
          <w:szCs w:val="20"/>
          <w:rtl w:val="0"/>
        </w:rPr>
        <w:t xml:space="preserve">на основании доступных ему чертежей и других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1"/>
          <w:numId w:val="1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вводе новой к</w:t>
      </w:r>
      <w:r w:rsidDel="00000000" w:rsidR="00000000" w:rsidRPr="00000000">
        <w:rPr>
          <w:sz w:val="20"/>
          <w:szCs w:val="20"/>
          <w:rtl w:val="0"/>
        </w:rPr>
        <w:t xml:space="preserve">онструкции напротив неё сразу появляются все позиции сметы из предыдущего экрана, инженер ПТО может убрать ненужные позиции сметы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0875" cy="141973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19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1"/>
          <w:numId w:val="1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Инженер ПТО прикладывает ссылки на файлы документации по каждой конструкции (если есть, при необходимости)</w:t>
      </w:r>
    </w:p>
    <w:p w:rsidR="00000000" w:rsidDel="00000000" w:rsidP="00000000" w:rsidRDefault="00000000" w:rsidRPr="00000000" w14:paraId="0000016C">
      <w:pPr>
        <w:numPr>
          <w:ilvl w:val="1"/>
          <w:numId w:val="1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конструкций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“из документации”</w:t>
      </w:r>
      <w:r w:rsidDel="00000000" w:rsidR="00000000" w:rsidRPr="00000000">
        <w:rPr>
          <w:sz w:val="20"/>
          <w:szCs w:val="20"/>
          <w:rtl w:val="0"/>
        </w:rPr>
        <w:t xml:space="preserve"> указываются захватки (последовательность их выполнения), а также </w:t>
      </w:r>
      <w:r w:rsidDel="00000000" w:rsidR="00000000" w:rsidRPr="00000000">
        <w:rPr>
          <w:sz w:val="20"/>
          <w:szCs w:val="20"/>
          <w:rtl w:val="0"/>
        </w:rPr>
        <w:t xml:space="preserve">локации</w:t>
      </w:r>
      <w:r w:rsidDel="00000000" w:rsidR="00000000" w:rsidRPr="00000000">
        <w:rPr>
          <w:sz w:val="20"/>
          <w:szCs w:val="20"/>
          <w:rtl w:val="0"/>
        </w:rPr>
        <w:t xml:space="preserve"> для работ: оси, этажи и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(или)</w:t>
      </w:r>
      <w:r w:rsidDel="00000000" w:rsidR="00000000" w:rsidRPr="00000000">
        <w:rPr>
          <w:sz w:val="20"/>
          <w:szCs w:val="20"/>
          <w:rtl w:val="0"/>
        </w:rPr>
        <w:t xml:space="preserve"> высотные отметки</w:t>
      </w:r>
    </w:p>
    <w:p w:rsidR="00000000" w:rsidDel="00000000" w:rsidP="00000000" w:rsidRDefault="00000000" w:rsidRPr="00000000" w14:paraId="0000016D">
      <w:pPr>
        <w:numPr>
          <w:ilvl w:val="1"/>
          <w:numId w:val="1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Вводится список изделий (выбирается из списка доступных изделий исходя из вида работ, который привязан к выбранной сметы) по каждой позиции сметы,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“что есть на момент ввода”</w:t>
      </w:r>
      <w:r w:rsidDel="00000000" w:rsidR="00000000" w:rsidRPr="00000000">
        <w:rPr>
          <w:sz w:val="20"/>
          <w:szCs w:val="20"/>
          <w:rtl w:val="0"/>
        </w:rPr>
        <w:t xml:space="preserve">, из которых состоит конструкция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1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Инженер ПТО прикладывает ссылки на файлы документации по каждому изделию (если есть, при необходимости)</w:t>
      </w:r>
    </w:p>
    <w:p w:rsidR="00000000" w:rsidDel="00000000" w:rsidP="00000000" w:rsidRDefault="00000000" w:rsidRPr="00000000" w14:paraId="0000016F">
      <w:pPr>
        <w:numPr>
          <w:ilvl w:val="1"/>
          <w:numId w:val="1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Вводятся параметры каждого изделия.</w:t>
      </w:r>
    </w:p>
    <w:p w:rsidR="00000000" w:rsidDel="00000000" w:rsidP="00000000" w:rsidRDefault="00000000" w:rsidRPr="00000000" w14:paraId="00000170">
      <w:pPr>
        <w:numPr>
          <w:ilvl w:val="1"/>
          <w:numId w:val="1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Все </w:t>
      </w:r>
      <w:r w:rsidDel="00000000" w:rsidR="00000000" w:rsidRPr="00000000">
        <w:rPr>
          <w:sz w:val="20"/>
          <w:szCs w:val="20"/>
          <w:rtl w:val="0"/>
        </w:rPr>
        <w:t xml:space="preserve">изделия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получают статус «не готов</w:t>
      </w:r>
      <w:r w:rsidDel="00000000" w:rsidR="00000000" w:rsidRPr="00000000">
        <w:rPr>
          <w:sz w:val="20"/>
          <w:szCs w:val="20"/>
          <w:rtl w:val="0"/>
        </w:rPr>
        <w:t xml:space="preserve">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к планирован</w:t>
      </w:r>
      <w:r w:rsidDel="00000000" w:rsidR="00000000" w:rsidRPr="00000000">
        <w:rPr>
          <w:sz w:val="20"/>
          <w:szCs w:val="20"/>
          <w:rtl w:val="0"/>
        </w:rPr>
        <w:t xml:space="preserve">ию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», что означает, что под эт</w:t>
      </w:r>
      <w:r w:rsidDel="00000000" w:rsidR="00000000" w:rsidRPr="00000000">
        <w:rPr>
          <w:sz w:val="20"/>
          <w:szCs w:val="20"/>
          <w:rtl w:val="0"/>
        </w:rPr>
        <w:t xml:space="preserve">о изделие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нельзя определ</w:t>
      </w:r>
      <w:r w:rsidDel="00000000" w:rsidR="00000000" w:rsidRPr="00000000">
        <w:rPr>
          <w:sz w:val="20"/>
          <w:szCs w:val="20"/>
          <w:rtl w:val="0"/>
        </w:rPr>
        <w:t xml:space="preserve">ить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операции для её создания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– не заполнены обязательные поля конструкции или изделия (обязательные поля отмечены звёздочками)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63197" cy="23930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3197" cy="2393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Список колонок для конструкций:</w:t>
      </w:r>
      <w:r w:rsidDel="00000000" w:rsidR="00000000" w:rsidRPr="00000000">
        <w:rPr>
          <w:sz w:val="20"/>
          <w:szCs w:val="20"/>
          <w:rtl w:val="0"/>
        </w:rPr>
        <w:t xml:space="preserve"> Номер (автоматически назначается), Чекбокс выделения конструкции, Конструкция*,  Документация по конструкции, Захватка*, Оси*, Высотные отметки*, Этаж**, Позиция сметы*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Список колонок для изделий:</w:t>
      </w:r>
      <w:r w:rsidDel="00000000" w:rsidR="00000000" w:rsidRPr="00000000">
        <w:rPr>
          <w:sz w:val="20"/>
          <w:szCs w:val="20"/>
          <w:rtl w:val="0"/>
        </w:rPr>
        <w:t xml:space="preserve"> Изделие*, Маркировка*, Документация по изделию, Высота от пола мм*, Длина мм*, Высота мм*, Периметр м, Площадь м2, Вес м2/кг*, Вес одной (автоматически), Ед. изм*, Количество*</w:t>
      </w:r>
    </w:p>
    <w:p w:rsidR="00000000" w:rsidDel="00000000" w:rsidP="00000000" w:rsidRDefault="00000000" w:rsidRPr="00000000" w14:paraId="00000171">
      <w:pPr>
        <w:spacing w:after="0" w:lineRule="auto"/>
        <w:ind w:left="0" w:firstLine="0"/>
        <w:rPr>
          <w:sz w:val="20"/>
          <w:szCs w:val="20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Конструкции и изделия в их составе реализуются операциями, которые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изначально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сгруппированы 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“справочнике операций”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 видам работ, отношению к изделию, этапам проекта и идут в определенной последовательности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У Конструкции и у Изделия</w:t>
      </w:r>
      <w:r w:rsidDel="00000000" w:rsidR="00000000" w:rsidRPr="00000000">
        <w:rPr>
          <w:sz w:val="20"/>
          <w:szCs w:val="20"/>
          <w:rtl w:val="0"/>
        </w:rPr>
        <w:t xml:space="preserve"> есть параметр Шаблон </w:t>
      </w:r>
      <w:r w:rsidDel="00000000" w:rsidR="00000000" w:rsidRPr="00000000">
        <w:rPr>
          <w:sz w:val="20"/>
          <w:szCs w:val="20"/>
          <w:rtl w:val="0"/>
        </w:rPr>
        <w:t xml:space="preserve">- это произвольно заполняемое пользователем поле, по которому можно быстро найти эту конструкцию (изделие) и использовать набор его операций как шаблон для создания начального набора операций для другой конструкции (изделия)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Инженер ПТО,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sz w:val="20"/>
          <w:szCs w:val="20"/>
          <w:u w:val="none"/>
          <w:vertAlign w:val="baseline"/>
          <w:rtl w:val="0"/>
        </w:rPr>
        <w:t xml:space="preserve"> на основании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согласованных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sz w:val="20"/>
          <w:szCs w:val="20"/>
          <w:u w:val="none"/>
          <w:vertAlign w:val="baseline"/>
          <w:rtl w:val="0"/>
        </w:rPr>
        <w:t xml:space="preserve"> с заказчиком чертежей и документации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может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автоматическ</w:t>
      </w:r>
      <w:r w:rsidDel="00000000" w:rsidR="00000000" w:rsidRPr="00000000">
        <w:rPr>
          <w:sz w:val="20"/>
          <w:szCs w:val="20"/>
          <w:rtl w:val="0"/>
        </w:rPr>
        <w:t xml:space="preserve">и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назначить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 операци</w:t>
      </w:r>
      <w:r w:rsidDel="00000000" w:rsidR="00000000" w:rsidRPr="00000000">
        <w:rPr>
          <w:sz w:val="20"/>
          <w:szCs w:val="20"/>
          <w:rtl w:val="0"/>
        </w:rPr>
        <w:t xml:space="preserve">и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, которые необходимо выполнить для реализации </w:t>
      </w:r>
      <w:r w:rsidDel="00000000" w:rsidR="00000000" w:rsidRPr="00000000">
        <w:rPr>
          <w:sz w:val="20"/>
          <w:szCs w:val="20"/>
          <w:rtl w:val="0"/>
        </w:rPr>
        <w:t xml:space="preserve">изделий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в рамках пунктов сметы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bCs w:val="1"/>
          <w:sz w:val="20"/>
          <w:szCs w:val="20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Инженер запускает автоматическое назначение операций – согласно выбранным видам работ сметы и изделиям, которые привязаны к пунктам сметы (на уровне Пункта сметы / Изделия/ Вида работ?)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bCs w:val="1"/>
          <w:sz w:val="20"/>
          <w:szCs w:val="20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Инженер может добавить набор операций вручную: он выбирает пункт сметы и нажимает кнопку +Операции, далее использует фильтры по видам работ, изделиям, этапам и прочему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b w:val="1"/>
          <w:bCs w:val="1"/>
          <w:sz w:val="20"/>
          <w:szCs w:val="20"/>
          <w:u w:val="none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Виды работ доступны только те, которые указаны для пункта сметы, но это ограничение может быть снято пользователем и он получит выбор из всех видов работ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b w:val="1"/>
          <w:bCs w:val="1"/>
          <w:sz w:val="20"/>
          <w:szCs w:val="20"/>
          <w:u w:val="none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При добавлении множества операций, существующие операции не дублируются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1"/>
          <w:bCs w:val="1"/>
          <w:sz w:val="20"/>
          <w:szCs w:val="20"/>
          <w:shd w:fill="ffd966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d966" w:val="clear"/>
          <w:rtl w:val="0"/>
        </w:rPr>
        <w:t xml:space="preserve">Инженер может удалить операции, которые автоматически добавились к изделиям, по своему усмотрению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trike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trike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Назначение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00795" cy="325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9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Прислали смету и график, заполняется таблица сметы и конструкций/изделий</w:t>
        <w:tab/>
        <w:tab/>
        <w:tab/>
        <w:tab/>
        <w:tab/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Пока в смете не выбраны вид работы, то нельзя по позициям сметы в данной таблице выбирать изделия</w:t>
        <w:tab/>
        <w:tab/>
        <w:tab/>
        <w:tab/>
        <w:tab/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Если назначить операции нельзя (т.е. изделия незаполнено, т.е. обязательные поля незаполнены), то кнопка добавления операций заблокирована и кнопка и кружок с количеством серым цветом закрашены, в кружке указано 0 операций</w:t>
        <w:tab/>
        <w:tab/>
        <w:tab/>
        <w:tab/>
        <w:tab/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commentRangeStart w:id="0"/>
      <w:commentRangeStart w:id="1"/>
      <w:r w:rsidDel="00000000" w:rsidR="00000000" w:rsidRPr="00000000">
        <w:rPr>
          <w:sz w:val="20"/>
          <w:szCs w:val="20"/>
          <w:rtl w:val="0"/>
        </w:rPr>
        <w:t xml:space="preserve">4. Старт планирования не начинается без согласованных дат поставок по каждому изделию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Можно ненужную смету удалить у конструкции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Если нет изделия, </w:t>
      </w:r>
      <w:del w:author="Alexey Sam" w:id="0" w:date="2026-01-26T11:50:02Z">
        <w:r w:rsidDel="00000000" w:rsidR="00000000" w:rsidRPr="00000000">
          <w:rPr>
            <w:sz w:val="20"/>
            <w:szCs w:val="20"/>
            <w:rtl w:val="0"/>
          </w:rPr>
          <w:delText xml:space="preserve">н</w:delText>
        </w:r>
      </w:del>
      <w:ins w:author="Alexey Sam" w:id="0" w:date="2026-01-26T11:50:02Z">
        <w:r w:rsidDel="00000000" w:rsidR="00000000" w:rsidRPr="00000000">
          <w:rPr>
            <w:sz w:val="20"/>
            <w:szCs w:val="20"/>
            <w:rtl w:val="0"/>
          </w:rPr>
          <w:t xml:space="preserve">т</w:t>
        </w:r>
      </w:ins>
      <w:r w:rsidDel="00000000" w:rsidR="00000000" w:rsidRPr="00000000">
        <w:rPr>
          <w:sz w:val="20"/>
          <w:szCs w:val="20"/>
          <w:rtl w:val="0"/>
        </w:rPr>
        <w:t xml:space="preserve">о нет строчки по изделию (включая кнопки Операции (N))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Если вдруг потребовалось добавить абсолютно новую операцию, которой ещё нету в справочнике операций, то он может добавить эту операцию и будет часть полей (включая изделие, вид работ) автозаполнена исходя из того изделия и позиции сметы, по которой Инженер ПТО нажал добавить операции. Вид работ - выбор из списка тех, которые привязаны к позиции сметы. Если один вид работ, то он сразу и выбирается, а иначе нужно выбрать из списка.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Цвета кнопок Операции (N):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Серый - изделие или его конструкция полностью не заполнены (операции можно назначать)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Синий - все поля по изделию и конструкции заполнены</w:t>
        <w:br w:type="textWrapping"/>
        <w:t xml:space="preserve">Голубой - Инженер ПТО отредактировал и финализировал список операций по данному изделию и нажал кнопку “На согласование”, далее заказчик может подтвердить или отклонить операции по данному изделию (готов к согласованию), назначение сроков согласования для заказчика происходит в конструкторе договоров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Жёлтый - одна или несколько операций из изделия были отклонены заказчиком с комментарием</w:t>
        <w:br w:type="textWrapping"/>
        <w:t xml:space="preserve">Зелёный - заказчик принял все операции по данному изделию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Отсутствие кнопки - отсутствие в этой строчке конструкции изделия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При выборе изделий через чекбоксы им можно назначить операции группой кнопкой </w:t>
      </w:r>
      <w:ins w:author="Alexey Sam" w:id="1" w:date="2026-01-26T12:34:52Z">
        <w:r w:rsidDel="00000000" w:rsidR="00000000" w:rsidRPr="00000000">
          <w:rPr>
            <w:sz w:val="20"/>
            <w:szCs w:val="20"/>
            <w:rtl w:val="0"/>
          </w:rPr>
          <w:t xml:space="preserve">сверху</w:t>
        </w:r>
      </w:ins>
      <w:del w:author="Alexey Sam" w:id="1" w:date="2026-01-26T12:34:52Z">
        <w:r w:rsidDel="00000000" w:rsidR="00000000" w:rsidRPr="00000000">
          <w:rPr>
            <w:sz w:val="20"/>
            <w:szCs w:val="20"/>
            <w:rtl w:val="0"/>
          </w:rPr>
          <w:delText xml:space="preserve">снизу</w:delText>
        </w:r>
      </w:del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Список операций для назначения фильтруется по выбранному типу изделия + добавляются операции без типа изделия (весь этот список операций относится к списку видов работ данной позиции сметы).</w:t>
        <w:br w:type="textWrapping"/>
        <w:br w:type="textWrapping"/>
        <w:t xml:space="preserve">Назначение операций - это добавление операций (тех, которые ещё не были назначены на данное изделие).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Удаление операций происходит из раскрывающегося списка операций при клике на кнопку Операции (N) возле изделия.</w:t>
        <w:br w:type="textWrapping"/>
        <w:t xml:space="preserve">По кнопке операции у каждого изделия откроется список операций на это изделие (если цвет строчки жёлтый - то заказчик отклонил эту операцию с комментарием):</w:t>
        <w:br w:type="textWrapping"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00795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9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нажатии “+ Операции” или при нажатии кнопки добавления группе операций вылетает модальное окно со списком операций для выбора из тех, которые в списке отсутствуют. Удаление по выделенным галкам. Кнопка выделить всё. Инвертировать.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Там же можно добавить недостающую и убрать лишнюю индивидуально по этому изделию.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Вся основная документация привязывается к конструкции,</w:t>
      </w:r>
      <w:r w:rsidDel="00000000" w:rsidR="00000000" w:rsidRPr="00000000">
        <w:rPr>
          <w:sz w:val="20"/>
          <w:szCs w:val="20"/>
          <w:rtl w:val="0"/>
        </w:rPr>
        <w:t xml:space="preserve"> но Инженер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ПТО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может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прикладыва</w:t>
      </w:r>
      <w:r w:rsidDel="00000000" w:rsidR="00000000" w:rsidRPr="00000000">
        <w:rPr>
          <w:sz w:val="20"/>
          <w:szCs w:val="20"/>
          <w:rtl w:val="0"/>
        </w:rPr>
        <w:t xml:space="preserve">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при необходимости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документацию (чертежи, фото, видео) к конкретным изделиям и операциям, которые будут задействованы в реализации конструкций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После проверки правильности состава работ конструкция помечается как «спланированная»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Работа может быть начата по готовности отдельных конструкций к производству.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Триггер на операцию во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готовности – когда все конструкции «спланированы» – проект согласовывается с заказчиком.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Спланированные конструкции согласовываются с заказчиком и запускаются в работу по мере их готовности.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Важное замечание! В конструкторе проектов мы устанавливаем  последовательность выполнения операций по конструкциям, а  время старта  выставляется в планировщике на основании уточненных графиков поставки материалов. При этом может возникнуть ввод дополнительных операции которые влияют на дату и время старта. Поэтому необходимо предусмотреть механизм ввода операций в планировщике.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Обновленная версия!</w:t>
      </w:r>
    </w:p>
    <w:p w:rsidR="00000000" w:rsidDel="00000000" w:rsidP="00000000" w:rsidRDefault="00000000" w:rsidRPr="00000000" w14:paraId="0000019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lineRule="auto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Обновлённая спецификация Конструктора проектов (КП) с учётом всех документов и уточнений, включая: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Справочник операций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Справочник_Операции_2026.xlsx</w:t>
      </w: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Описание пути проекта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Копия Описание_пути_проекта_с_правками.docx</w:t>
      </w: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Форму договора подряда (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Форма договора Подряда для Орбиты (1).docx</w:t>
      </w: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И ключевые уточнения по условно согласованным захваткам, графику поставок, авансу и статусам изделий.</w:t>
      </w:r>
    </w:p>
    <w:p w:rsidR="00000000" w:rsidDel="00000000" w:rsidP="00000000" w:rsidRDefault="00000000" w:rsidRPr="00000000" w14:paraId="0000019F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q8yb5yeiiwz1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34"/>
          <w:szCs w:val="34"/>
          <w:rtl w:val="0"/>
        </w:rPr>
        <w:t xml:space="preserve">🧩 Спецификация Конструктора проектов (КП) — финальная спецификация (MVP)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l5ympnnwk8vm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Цель КП</w:t>
      </w:r>
    </w:p>
    <w:p w:rsidR="00000000" w:rsidDel="00000000" w:rsidP="00000000" w:rsidRDefault="00000000" w:rsidRPr="00000000" w14:paraId="000001A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Сформировать полную технико-экономическую модель проекта, достаточную для: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автоматического расчёта стоимости и аванса,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генерации ГПР (Приложение №3),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запуска работ по мере готовности конструкций.</w:t>
      </w:r>
    </w:p>
    <w:p w:rsidR="00000000" w:rsidDel="00000000" w:rsidP="00000000" w:rsidRDefault="00000000" w:rsidRPr="00000000" w14:paraId="000001A6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bm8mniojd881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1. Ввод исходных данных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2qkvra9xqiwx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1.1. Смета от Заказчика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Вводится «как есть»: наименования, объёмы, цены.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Для каждой позиции указывается Вид работ → привязка к Направлению (например: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Монтаж Алюминиевых витражей / Перегородки из фасадного алюминия</w:t>
      </w: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Смета становится основой для Приложения №1.</w:t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ddd1cqyb46le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1.2. Проектная документация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Ссылки на чертежи (АР, КМ), ТЗ, ППР загружаются в систему.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Привязываются к конструкциям и изделиям.</w:t>
      </w:r>
    </w:p>
    <w:p w:rsidR="00000000" w:rsidDel="00000000" w:rsidP="00000000" w:rsidRDefault="00000000" w:rsidRPr="00000000" w14:paraId="000001AF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cn2z0kug5vvy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2. Создание конструкций и изделий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ebywnlpfw1w4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2.1. Конструкции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Обязательные поля:</w:t>
      </w:r>
    </w:p>
    <w:p w:rsidR="00000000" w:rsidDel="00000000" w:rsidP="00000000" w:rsidRDefault="00000000" w:rsidRPr="00000000" w14:paraId="000001B3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Наименование*,</w:t>
      </w:r>
    </w:p>
    <w:p w:rsidR="00000000" w:rsidDel="00000000" w:rsidP="00000000" w:rsidRDefault="00000000" w:rsidRPr="00000000" w14:paraId="000001B4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Захватка*,</w:t>
      </w:r>
    </w:p>
    <w:p w:rsidR="00000000" w:rsidDel="00000000" w:rsidP="00000000" w:rsidRDefault="00000000" w:rsidRPr="00000000" w14:paraId="000001B5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Оси*,</w:t>
      </w:r>
    </w:p>
    <w:p w:rsidR="00000000" w:rsidDel="00000000" w:rsidP="00000000" w:rsidRDefault="00000000" w:rsidRPr="00000000" w14:paraId="000001B6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Высотные отметки*,</w:t>
      </w:r>
    </w:p>
    <w:p w:rsidR="00000000" w:rsidDel="00000000" w:rsidP="00000000" w:rsidRDefault="00000000" w:rsidRPr="00000000" w14:paraId="000001B7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Этаж,</w:t>
      </w:r>
    </w:p>
    <w:p w:rsidR="00000000" w:rsidDel="00000000" w:rsidP="00000000" w:rsidRDefault="00000000" w:rsidRPr="00000000" w14:paraId="000001B8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Позиция сметы*.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Каждая конструкция привязана к одной или нескольким позициям сметы.</w:t>
      </w:r>
    </w:p>
    <w:p w:rsidR="00000000" w:rsidDel="00000000" w:rsidP="00000000" w:rsidRDefault="00000000" w:rsidRPr="00000000" w14:paraId="000001B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2jczxtcq53xq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2.2. Изделия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Обязательные поля:</w:t>
      </w:r>
    </w:p>
    <w:p w:rsidR="00000000" w:rsidDel="00000000" w:rsidP="00000000" w:rsidRDefault="00000000" w:rsidRPr="00000000" w14:paraId="000001BC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Изделие*,</w:t>
      </w:r>
    </w:p>
    <w:p w:rsidR="00000000" w:rsidDel="00000000" w:rsidP="00000000" w:rsidRDefault="00000000" w:rsidRPr="00000000" w14:paraId="000001BD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Маркировка*,</w:t>
      </w:r>
    </w:p>
    <w:p w:rsidR="00000000" w:rsidDel="00000000" w:rsidP="00000000" w:rsidRDefault="00000000" w:rsidRPr="00000000" w14:paraId="000001BE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Высота/длина/вес*,</w:t>
      </w:r>
    </w:p>
    <w:p w:rsidR="00000000" w:rsidDel="00000000" w:rsidP="00000000" w:rsidRDefault="00000000" w:rsidRPr="00000000" w14:paraId="000001BF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Ед. изм.*,</w:t>
      </w:r>
    </w:p>
    <w:p w:rsidR="00000000" w:rsidDel="00000000" w:rsidP="00000000" w:rsidRDefault="00000000" w:rsidRPr="00000000" w14:paraId="000001C0">
      <w:pPr>
        <w:numPr>
          <w:ilvl w:val="1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Количество*.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Все изделия получают статус: «не готово к планированию», пока не заполнены все обязательные поля.</w:t>
      </w:r>
    </w:p>
    <w:p w:rsidR="00000000" w:rsidDel="00000000" w:rsidP="00000000" w:rsidRDefault="00000000" w:rsidRPr="00000000" w14:paraId="000001C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lineRule="auto"/>
        <w:rPr>
          <w:rFonts w:ascii="Arial" w:cs="Arial" w:eastAsia="Arial" w:hAnsi="Arial"/>
          <w:color w:val="8c8d9b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8c8d9b"/>
          <w:sz w:val="24"/>
          <w:szCs w:val="24"/>
          <w:highlight w:val="white"/>
          <w:rtl w:val="0"/>
        </w:rPr>
        <w:t xml:space="preserve">💡 Без статуса «готово к планированию» невозможно назначить операции.</w:t>
      </w:r>
    </w:p>
    <w:p w:rsidR="00000000" w:rsidDel="00000000" w:rsidP="00000000" w:rsidRDefault="00000000" w:rsidRPr="00000000" w14:paraId="000001C3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un4m9rarc21r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3. Назначение операций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c8p0l4ae9jv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3.1. Автоматическое назначение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По комбинации: Позиция сметы + Вид работ + Изделие → система предлагает операции из Справочника операций.</w:t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ind w:left="720" w:hanging="360"/>
      </w:pPr>
      <w:bookmarkStart w:colFirst="0" w:colLast="0" w:name="_dgewi2aojhvr" w:id="24"/>
      <w:bookmarkEnd w:id="24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Операции уже содержат из Справочника операций: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n8wx38jkpa8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d1d1f"/>
          <w:sz w:val="21"/>
          <w:szCs w:val="21"/>
          <w:highlight w:val="white"/>
          <w:rtl w:val="0"/>
        </w:rPr>
        <w:t xml:space="preserve">.a. [Колонка: Источник] Этап проекта (10–50) ← колонка «Этап проекта»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n8wx38jkpa8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d1d1f"/>
          <w:sz w:val="21"/>
          <w:szCs w:val="21"/>
          <w:highlight w:val="white"/>
          <w:rtl w:val="0"/>
        </w:rPr>
        <w:t xml:space="preserve">.b. [Колонка: Источник] Нормативы ← колонка «План. норматив мин./ед.изм.»</w:t>
      </w:r>
    </w:p>
    <w:p w:rsidR="00000000" w:rsidDel="00000000" w:rsidP="00000000" w:rsidRDefault="00000000" w:rsidRPr="00000000" w14:paraId="000001C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n8wx38jkpa8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d1d1f"/>
          <w:sz w:val="21"/>
          <w:szCs w:val="21"/>
          <w:highlight w:val="white"/>
          <w:rtl w:val="0"/>
        </w:rPr>
        <w:t xml:space="preserve">.c. [Колонка: Источник] Триггеры (например: «если высота &gt; 2 м → монтаж подмостей») ← колонка «Тригер»</w:t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n8wx38jkpa8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d1d1f"/>
          <w:sz w:val="21"/>
          <w:szCs w:val="21"/>
          <w:highlight w:val="white"/>
          <w:rtl w:val="0"/>
        </w:rPr>
        <w:t xml:space="preserve">.d. [Колонка: Источник] Требования к исполнителю ← колонка «Min к-во исполнителей», «Вес на Ед.изм.», «Площадь по нормативу, м²»</w:t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n8wx38jkpa88" w:id="25"/>
      <w:bookmarkEnd w:id="25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[Колонка: Примечание]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rhejl3hkkcxk" w:id="26"/>
      <w:bookmarkEnd w:id="26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• Все данные читаются из Справочника операций динамически</w:t>
      </w:r>
    </w:p>
    <w:p w:rsidR="00000000" w:rsidDel="00000000" w:rsidP="00000000" w:rsidRDefault="00000000" w:rsidRPr="00000000" w14:paraId="000001C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n8wx38jkpa88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1"/>
          <w:szCs w:val="21"/>
          <w:highlight w:val="white"/>
          <w:rtl w:val="0"/>
        </w:rPr>
        <w:t xml:space="preserve">• При изменении Справочника — все проекты получают обновлённые триггеры автоматически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6sbh54fkxiz4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3.2. Ручное редактирование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Инженер ПТО может:</w:t>
      </w:r>
    </w:p>
    <w:p w:rsidR="00000000" w:rsidDel="00000000" w:rsidP="00000000" w:rsidRDefault="00000000" w:rsidRPr="00000000" w14:paraId="000001D1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Добавить недостающие операции,</w:t>
      </w:r>
    </w:p>
    <w:p w:rsidR="00000000" w:rsidDel="00000000" w:rsidP="00000000" w:rsidRDefault="00000000" w:rsidRPr="00000000" w14:paraId="000001D2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Удалить лишние,</w:t>
      </w:r>
    </w:p>
    <w:p w:rsidR="00000000" w:rsidDel="00000000" w:rsidP="00000000" w:rsidRDefault="00000000" w:rsidRPr="00000000" w14:paraId="000001D3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Создать новую операцию (если её нет в справочнике).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5ib66ct9xe66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3.3. Визуальная индикация статуса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5675"/>
        <w:tblGridChange w:id="0">
          <w:tblGrid>
            <w:gridCol w:w="3545"/>
            <w:gridCol w:w="567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Цвет кнопки «Операции (N)»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Серый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Изделие незаполнено → нельзя назначать операции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Синий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Все поля заполнены → можно назначать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Голубой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Список операций финализирован → «На согласование»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Жёлтый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Отклонено Заказчиком (с комментарием)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Зелёный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Принято Заказчиком</w:t>
            </w:r>
          </w:p>
        </w:tc>
      </w:tr>
    </w:tbl>
    <w:p w:rsidR="00000000" w:rsidDel="00000000" w:rsidP="00000000" w:rsidRDefault="00000000" w:rsidRPr="00000000" w14:paraId="000001E1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2hrglvgsz3ki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4. График поставок и захватки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yn24knpalhls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4.1. Обязательное условие</w:t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w2f4pqvgkrmd" w:id="31"/>
      <w:bookmarkEnd w:id="31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Старт планирования ГПР (Контур 1) невозможен без согласованных дат поставок по каждому изделию.</w:t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w2f4pqvgkrmd" w:id="31"/>
      <w:bookmarkEnd w:id="31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СП (Контур 2) активируется кнопкой «Запуск проекта» после настройки КК.</w:t>
      </w:r>
    </w:p>
    <w:p w:rsidR="00000000" w:rsidDel="00000000" w:rsidP="00000000" w:rsidRDefault="00000000" w:rsidRPr="00000000" w14:paraId="000001E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w2f4pqvgkrmd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w2f4pqvgkrmd" w:id="31"/>
      <w:bookmarkEnd w:id="31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⚠️ Важно:</w:t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ehj83p55f4ze" w:id="32"/>
      <w:bookmarkEnd w:id="32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• ГПР (Контур 1) фиксируется кнопкой «Формирование этапов ГПР» (коэф. 1,0).</w:t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w2f4pqvgkrmd" w:id="31"/>
      <w:bookmarkEnd w:id="31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• СП (Контур 2) активируется кнопкой «Запуск проекта» (коэф. 1,15/1,3).»</w:t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7w2komv551iy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4.2. Источник графика</w:t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Заказчик предоставляет график поставок полностью или частично.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Если график неполный → Подрядчик дополняет его самостоятельно на основе технологической логики.</w:t>
      </w:r>
    </w:p>
    <w:p w:rsidR="00000000" w:rsidDel="00000000" w:rsidP="00000000" w:rsidRDefault="00000000" w:rsidRPr="00000000" w14:paraId="000001E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vdmej4mwcvgs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4.3. Статус захваток</w:t>
      </w:r>
    </w:p>
    <w:p w:rsidR="00000000" w:rsidDel="00000000" w:rsidP="00000000" w:rsidRDefault="00000000" w:rsidRPr="00000000" w14:paraId="000001EE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1. Если график полностью предоставлен и подтверждён Заказчиком → захватки = «Согласованные» (🟢).</w:t>
      </w:r>
    </w:p>
    <w:p w:rsidR="00000000" w:rsidDel="00000000" w:rsidP="00000000" w:rsidRDefault="00000000" w:rsidRPr="00000000" w14:paraId="000001EF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 Если график частично дополнен Подрядчиком → захватки = «Условно согласованные» (🟡).</w:t>
      </w:r>
    </w:p>
    <w:p w:rsidR="00000000" w:rsidDel="00000000" w:rsidP="00000000" w:rsidRDefault="00000000" w:rsidRPr="00000000" w14:paraId="000001F0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⚠️ Последствия статуса «Условно согласованные»:</w:t>
      </w:r>
    </w:p>
    <w:p w:rsidR="00000000" w:rsidDel="00000000" w:rsidP="00000000" w:rsidRDefault="00000000" w:rsidRPr="00000000" w14:paraId="000001F2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1. Санкции (пени, штрафы) не применяются за срыв сроков.</w:t>
      </w:r>
    </w:p>
    <w:p w:rsidR="00000000" w:rsidDel="00000000" w:rsidP="00000000" w:rsidRDefault="00000000" w:rsidRPr="00000000" w14:paraId="000001F3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 ГПР помечается как «Предварительный».</w:t>
      </w:r>
    </w:p>
    <w:p w:rsidR="00000000" w:rsidDel="00000000" w:rsidP="00000000" w:rsidRDefault="00000000" w:rsidRPr="00000000" w14:paraId="000001F4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3. Ответственность за задержку лежит на Заказчике (п. 3.1.4 договора).</w:t>
      </w:r>
    </w:p>
    <w:p w:rsidR="00000000" w:rsidDel="00000000" w:rsidP="00000000" w:rsidRDefault="00000000" w:rsidRPr="00000000" w14:paraId="000001F5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4. Буфер времени из КЭ.Э1 (0–100%) применяется к срокам ГПР.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i6vv6bbzs6wd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5. Финализация и согласование</w:t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rpgrokatx2fa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5.1. Статус «спланировано»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yk4kuhlj5xfc" w:id="37"/>
      <w:bookmarkEnd w:id="37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 Конструкция получает статус «Спланировано», когда:</w:t>
      </w:r>
    </w:p>
    <w:p w:rsidR="00000000" w:rsidDel="00000000" w:rsidP="00000000" w:rsidRDefault="00000000" w:rsidRPr="00000000" w14:paraId="000001F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yk4kuhlj5xfc" w:id="37"/>
      <w:bookmarkEnd w:id="37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1.a. Все изделия заполнены (статус «Готово к планированию»).</w:t>
      </w:r>
    </w:p>
    <w:p w:rsidR="00000000" w:rsidDel="00000000" w:rsidP="00000000" w:rsidRDefault="00000000" w:rsidRPr="00000000" w14:paraId="000001FA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yk4kuhlj5xfc" w:id="37"/>
      <w:bookmarkEnd w:id="37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1.b. Все операции назначены и согласованы (кнопка «Операции (N)» = 🟢).</w:t>
      </w:r>
    </w:p>
    <w:p w:rsidR="00000000" w:rsidDel="00000000" w:rsidP="00000000" w:rsidRDefault="00000000" w:rsidRPr="00000000" w14:paraId="000001FB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yk4kuhlj5xfc" w:id="37"/>
      <w:bookmarkEnd w:id="37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1.c. Указаны захватки и даты поставок.</w:t>
      </w:r>
    </w:p>
    <w:p w:rsidR="00000000" w:rsidDel="00000000" w:rsidP="00000000" w:rsidRDefault="00000000" w:rsidRPr="00000000" w14:paraId="000001FC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Rule="auto"/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</w:rPr>
      </w:pPr>
      <w:bookmarkStart w:colFirst="0" w:colLast="0" w:name="_4fwa68ykxxa5" w:id="38"/>
      <w:bookmarkEnd w:id="38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1"/>
          <w:szCs w:val="21"/>
          <w:highlight w:val="white"/>
          <w:rtl w:val="0"/>
        </w:rPr>
        <w:t xml:space="preserve">КЭ зафиксирован</w:t>
      </w: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 (Э1–Э12) — пре-продакшн завершён.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i w:val="0"/>
          <w:iCs w:val="0"/>
          <w:color w:val="1d1d1f"/>
          <w:sz w:val="24"/>
          <w:szCs w:val="24"/>
        </w:rPr>
      </w:pPr>
      <w:bookmarkStart w:colFirst="0" w:colLast="0" w:name="_yk4kuhlj5xfc" w:id="37"/>
      <w:bookmarkEnd w:id="37"/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1.e.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1"/>
          <w:szCs w:val="21"/>
          <w:highlight w:val="white"/>
          <w:rtl w:val="0"/>
        </w:rPr>
        <w:t xml:space="preserve"> Буфер времени из КЭ.Э1 (0–100%) </w:t>
      </w:r>
      <w:r w:rsidDel="00000000" w:rsidR="00000000" w:rsidRPr="00000000">
        <w:rPr>
          <w:rFonts w:ascii="Arial" w:cs="Arial" w:eastAsia="Arial" w:hAnsi="Arial"/>
          <w:i w:val="0"/>
          <w:iCs w:val="0"/>
          <w:color w:val="1d1d1f"/>
          <w:sz w:val="21"/>
          <w:szCs w:val="21"/>
          <w:highlight w:val="white"/>
          <w:rtl w:val="0"/>
        </w:rPr>
        <w:t xml:space="preserve">применён к ГПР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1nkykxbjrfmd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5.2. Согласование с Заказчиком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Заказчик получает список операций по каждой конструкции.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Может принять или отклонить с комментарием.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После полного согласования — конструкция готова к запуску.</w:t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40" w:lineRule="auto"/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</w:rPr>
      </w:pPr>
      <w:bookmarkStart w:colFirst="0" w:colLast="0" w:name="_ycrzvafutwa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d1d1f"/>
          <w:sz w:val="24"/>
          <w:szCs w:val="24"/>
          <w:rtl w:val="0"/>
        </w:rPr>
        <w:t xml:space="preserve">5.3. Запуск работ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Работы могут начинаться по мере готовности конструкций (не обязательно ждать весь проект).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Это позволяет рано начать выполнение и рано получить оплату.</w:t>
      </w:r>
    </w:p>
    <w:p w:rsidR="00000000" w:rsidDel="00000000" w:rsidP="00000000" w:rsidRDefault="00000000" w:rsidRPr="00000000" w14:paraId="00000205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71kogi83x5pq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6. Интеграция с другими модулями</w:t>
      </w:r>
    </w:p>
    <w:tbl>
      <w:tblPr>
        <w:tblStyle w:val="Table9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885"/>
        <w:tblGridChange w:id="0">
          <w:tblGrid>
            <w:gridCol w:w="3320"/>
            <w:gridCol w:w="58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Связь с КП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КД (Конструктор договоров)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Использует данные КП для расчёта стоимости, аванса, ГПР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Справочник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Источник операций, нормативов, триггеров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ГПР (Приложение №3)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Формируется на основе захваток, очерёдности, дат поставок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Форма «Расчёт стоимости»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Arial" w:cs="Arial" w:eastAsia="Arial" w:hAnsi="Arial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d1d1f"/>
                <w:sz w:val="24"/>
                <w:szCs w:val="24"/>
                <w:rtl w:val="0"/>
              </w:rPr>
              <w:t xml:space="preserve">Требует, чтобы все конструкции имели статус «спланировано»</w:t>
            </w:r>
          </w:p>
        </w:tc>
      </w:tr>
    </w:tbl>
    <w:p w:rsidR="00000000" w:rsidDel="00000000" w:rsidP="00000000" w:rsidRDefault="00000000" w:rsidRPr="00000000" w14:paraId="00000211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Arial" w:cs="Arial" w:eastAsia="Arial" w:hAnsi="Arial"/>
          <w:b w:val="1"/>
          <w:bCs w:val="1"/>
          <w:color w:val="1d1d1f"/>
          <w:sz w:val="26"/>
          <w:szCs w:val="26"/>
        </w:rPr>
      </w:pPr>
      <w:bookmarkStart w:colFirst="0" w:colLast="0" w:name="_dgz8m7y38h61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6"/>
          <w:szCs w:val="26"/>
          <w:rtl w:val="0"/>
        </w:rPr>
        <w:t xml:space="preserve">🔹 7. Защита от ошибок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Кнопка «Назначить операции» заблокирована, если изделие не заполнено.</w:t>
      </w:r>
    </w:p>
    <w:p w:rsidR="00000000" w:rsidDel="00000000" w:rsidP="00000000" w:rsidRDefault="00000000" w:rsidRPr="00000000" w14:paraId="00000214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1"/>
          <w:szCs w:val="21"/>
          <w:highlight w:val="white"/>
          <w:rtl w:val="0"/>
        </w:rPr>
        <w:t xml:space="preserve">Расчёт стоимости и запуск проекта</w:t>
      </w: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 недоступны, если:</w:t>
      </w:r>
    </w:p>
    <w:p w:rsidR="00000000" w:rsidDel="00000000" w:rsidP="00000000" w:rsidRDefault="00000000" w:rsidRPr="00000000" w14:paraId="00000215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2.a. Есть изделия со статусом «не готово к планированию».</w:t>
      </w:r>
    </w:p>
    <w:p w:rsidR="00000000" w:rsidDel="00000000" w:rsidP="00000000" w:rsidRDefault="00000000" w:rsidRPr="00000000" w14:paraId="00000216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2.b. Не указаны даты поставок хотя бы по одному изделию.</w:t>
      </w:r>
    </w:p>
    <w:p w:rsidR="00000000" w:rsidDel="00000000" w:rsidP="00000000" w:rsidRDefault="00000000" w:rsidRPr="00000000" w14:paraId="00000217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2.c.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1"/>
          <w:szCs w:val="21"/>
          <w:highlight w:val="white"/>
          <w:rtl w:val="0"/>
        </w:rPr>
        <w:t xml:space="preserve"> КЭ не зафиксирован (Э1–Э12)</w:t>
      </w: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 — пре-продакшн не завершён.</w:t>
      </w:r>
    </w:p>
    <w:p w:rsidR="00000000" w:rsidDel="00000000" w:rsidP="00000000" w:rsidRDefault="00000000" w:rsidRPr="00000000" w14:paraId="00000218">
      <w:pPr>
        <w:shd w:fill="ffffff" w:val="clear"/>
        <w:spacing w:after="0" w:lineRule="auto"/>
        <w:rPr>
          <w:rFonts w:ascii="Arial" w:cs="Arial" w:eastAsia="Arial" w:hAnsi="Arial"/>
          <w:color w:val="1d1d1f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2.d.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1"/>
          <w:szCs w:val="21"/>
          <w:highlight w:val="white"/>
          <w:rtl w:val="0"/>
        </w:rPr>
        <w:t xml:space="preserve">Аванс &lt; ТБ_Проектная </w:t>
      </w: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(СП Контур 1 не прошёл валидацию).</w:t>
      </w:r>
    </w:p>
    <w:p w:rsidR="00000000" w:rsidDel="00000000" w:rsidP="00000000" w:rsidRDefault="00000000" w:rsidRPr="00000000" w14:paraId="00000219">
      <w:pPr>
        <w:shd w:fill="ffffff" w:val="clear"/>
        <w:rPr>
          <w:rFonts w:ascii="Arial" w:cs="Arial" w:eastAsia="Arial" w:hAnsi="Arial"/>
          <w:b w:val="1"/>
          <w:bCs w:val="1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1"/>
          <w:szCs w:val="21"/>
          <w:highlight w:val="white"/>
          <w:rtl w:val="0"/>
        </w:rPr>
        <w:t xml:space="preserve">2.e.</w:t>
      </w:r>
      <w:r w:rsidDel="00000000" w:rsidR="00000000" w:rsidRPr="00000000">
        <w:rPr>
          <w:rFonts w:ascii="Arial" w:cs="Arial" w:eastAsia="Arial" w:hAnsi="Arial"/>
          <w:b w:val="1"/>
          <w:bCs w:val="1"/>
          <w:color w:val="1d1d1f"/>
          <w:sz w:val="21"/>
          <w:szCs w:val="21"/>
          <w:highlight w:val="white"/>
          <w:rtl w:val="0"/>
        </w:rPr>
        <w:t xml:space="preserve"> Буфер времени не зафиксирован в КЭ.Э1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60" w:lineRule="auto"/>
        <w:rPr>
          <w:rFonts w:ascii="Arial" w:cs="Arial" w:eastAsia="Arial" w:hAnsi="Arial"/>
          <w:b w:val="1"/>
          <w:bCs w:val="1"/>
          <w:color w:val="1d1d1f"/>
          <w:sz w:val="34"/>
          <w:szCs w:val="34"/>
        </w:rPr>
      </w:pPr>
      <w:bookmarkStart w:colFirst="0" w:colLast="0" w:name="_rdzniv3daka1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4"/>
          <w:szCs w:val="34"/>
          <w:rtl w:val="0"/>
        </w:rPr>
        <w:t xml:space="preserve">✅ Итог</w:t>
      </w:r>
    </w:p>
    <w:p w:rsidR="00000000" w:rsidDel="00000000" w:rsidP="00000000" w:rsidRDefault="00000000" w:rsidRPr="00000000" w14:paraId="000002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Эта спецификация обеспечивает: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Полную техническую проработку до начала работ,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Гибкость при неполном участии Заказчика,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Юридическую защиту через статус «условно согласованные захватки»,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Автоматизацию расчётов и планирования,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d1d1f"/>
          <w:sz w:val="24"/>
          <w:szCs w:val="24"/>
          <w:rtl w:val="0"/>
        </w:rPr>
        <w:t xml:space="preserve">Поэтапный запуск — без ожидания всего проекта.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709" w:left="1276" w:right="70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xey Sam" w:id="0" w:date="2026-01-26T11:49:44Z"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про что?</w:t>
      </w:r>
    </w:p>
  </w:comment>
  <w:comment w:author="Кислухин Ян" w:id="1" w:date="2026-01-26T13:27:43Z"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относится к конструктору договоров.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